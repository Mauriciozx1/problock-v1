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5B628F" w14:textId="77777777" w:rsidR="00AF2772" w:rsidRDefault="00AF2772" w:rsidP="00F327CC">
      <w:pPr>
        <w:spacing w:after="0" w:line="240" w:lineRule="auto"/>
        <w:ind w:left="708" w:hanging="708"/>
        <w:jc w:val="both"/>
        <w:rPr>
          <w:rFonts w:ascii="Arial" w:eastAsia="Times New Roman" w:hAnsi="Arial" w:cs="Arial"/>
          <w:sz w:val="24"/>
          <w:szCs w:val="24"/>
          <w:lang w:val="es-ES" w:eastAsia="es-ES"/>
        </w:rPr>
      </w:pPr>
    </w:p>
    <w:p w14:paraId="2A401F9B" w14:textId="77777777" w:rsidR="00F327CC" w:rsidRDefault="00F327CC" w:rsidP="00F327CC">
      <w:pPr>
        <w:spacing w:after="0" w:line="240" w:lineRule="auto"/>
        <w:ind w:left="708" w:hanging="708"/>
        <w:jc w:val="both"/>
        <w:rPr>
          <w:rFonts w:ascii="Arial" w:eastAsia="Times New Roman" w:hAnsi="Arial" w:cs="Arial"/>
          <w:sz w:val="24"/>
          <w:szCs w:val="24"/>
          <w:lang w:val="es-ES" w:eastAsia="es-ES"/>
        </w:rPr>
      </w:pPr>
    </w:p>
    <w:p w14:paraId="790957BE" w14:textId="77777777" w:rsidR="00F327CC" w:rsidRDefault="00F327CC" w:rsidP="00F327CC">
      <w:pPr>
        <w:spacing w:after="0" w:line="240" w:lineRule="auto"/>
        <w:ind w:left="708" w:hanging="708"/>
        <w:jc w:val="both"/>
        <w:rPr>
          <w:rFonts w:ascii="Arial" w:eastAsia="Times New Roman" w:hAnsi="Arial" w:cs="Arial"/>
          <w:sz w:val="24"/>
          <w:szCs w:val="24"/>
          <w:lang w:val="es-ES" w:eastAsia="es-ES"/>
        </w:rPr>
      </w:pPr>
    </w:p>
    <w:p w14:paraId="76781D70" w14:textId="77777777" w:rsidR="00F327CC" w:rsidRPr="00AF2772" w:rsidRDefault="00F327CC">
      <w:pPr>
        <w:spacing w:after="0" w:line="240" w:lineRule="auto"/>
        <w:ind w:left="708" w:hanging="708"/>
        <w:jc w:val="both"/>
        <w:rPr>
          <w:ins w:id="0" w:author="Javier Ebers" w:date="2016-04-19T23:05:00Z"/>
          <w:rFonts w:ascii="Arial" w:eastAsia="Times New Roman" w:hAnsi="Arial" w:cs="Arial"/>
          <w:sz w:val="24"/>
          <w:szCs w:val="24"/>
          <w:lang w:val="es-ES" w:eastAsia="es-ES"/>
        </w:rPr>
        <w:pPrChange w:id="1" w:author="Javier Ebers" w:date="2016-04-20T22:37:00Z">
          <w:pPr>
            <w:spacing w:after="0" w:line="240" w:lineRule="auto"/>
            <w:jc w:val="both"/>
          </w:pPr>
        </w:pPrChange>
      </w:pPr>
    </w:p>
    <w:p w14:paraId="234C58D7" w14:textId="5C7AA40B" w:rsidR="00AF2772" w:rsidRPr="00F327CC" w:rsidRDefault="00F327CC" w:rsidP="00F327CC">
      <w:pPr>
        <w:spacing w:after="0" w:line="240" w:lineRule="auto"/>
        <w:jc w:val="center"/>
        <w:rPr>
          <w:ins w:id="2" w:author="Javier Ebers" w:date="2016-04-19T23:05:00Z"/>
          <w:rFonts w:ascii="Arial" w:eastAsia="Times New Roman" w:hAnsi="Arial" w:cs="Arial"/>
          <w:sz w:val="24"/>
          <w:szCs w:val="24"/>
          <w:lang w:val="es-ES" w:eastAsia="es-ES"/>
        </w:rPr>
      </w:pPr>
      <w:r>
        <w:rPr>
          <w:noProof/>
          <w:lang w:eastAsia="es-CL"/>
        </w:rPr>
        <w:drawing>
          <wp:inline distT="0" distB="0" distL="0" distR="0" wp14:anchorId="783A1C24" wp14:editId="7FF9482B">
            <wp:extent cx="785813" cy="9429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87474" cy="944968"/>
                    </a:xfrm>
                    <a:prstGeom prst="rect">
                      <a:avLst/>
                    </a:prstGeom>
                  </pic:spPr>
                </pic:pic>
              </a:graphicData>
            </a:graphic>
          </wp:inline>
        </w:drawing>
      </w:r>
    </w:p>
    <w:p w14:paraId="42F9012E" w14:textId="77777777" w:rsidR="00AF2772" w:rsidRPr="00AF2772" w:rsidRDefault="00AF2772" w:rsidP="00AF2772">
      <w:pPr>
        <w:spacing w:after="0" w:line="240" w:lineRule="auto"/>
        <w:jc w:val="both"/>
        <w:rPr>
          <w:ins w:id="3" w:author="Javier Ebers" w:date="2016-04-19T23:05:00Z"/>
          <w:rFonts w:ascii="Arial" w:eastAsia="Times New Roman" w:hAnsi="Arial" w:cs="Arial"/>
          <w:b/>
          <w:bCs/>
          <w:sz w:val="24"/>
          <w:szCs w:val="24"/>
          <w:lang w:val="es-ES" w:eastAsia="es-ES"/>
        </w:rPr>
      </w:pPr>
    </w:p>
    <w:p w14:paraId="65AF09B7" w14:textId="77777777" w:rsidR="00AF2772" w:rsidRPr="00AF2772" w:rsidRDefault="00AF2772" w:rsidP="00AF2772">
      <w:pPr>
        <w:spacing w:after="0" w:line="240" w:lineRule="auto"/>
        <w:jc w:val="both"/>
        <w:rPr>
          <w:ins w:id="4" w:author="Javier Ebers" w:date="2016-04-19T23:05:00Z"/>
          <w:rFonts w:ascii="Arial" w:eastAsia="Times New Roman" w:hAnsi="Arial" w:cs="Arial"/>
          <w:b/>
          <w:bCs/>
          <w:sz w:val="24"/>
          <w:szCs w:val="24"/>
          <w:lang w:val="es-ES" w:eastAsia="es-ES"/>
        </w:rPr>
      </w:pPr>
    </w:p>
    <w:p w14:paraId="0714A0AE" w14:textId="77777777" w:rsidR="00AF2772" w:rsidRPr="00AF2772" w:rsidRDefault="00AF2772" w:rsidP="00AF2772">
      <w:pPr>
        <w:spacing w:after="0" w:line="240" w:lineRule="auto"/>
        <w:jc w:val="both"/>
        <w:rPr>
          <w:ins w:id="5" w:author="Javier Ebers" w:date="2016-04-19T23:05:00Z"/>
          <w:rFonts w:ascii="Arial" w:eastAsia="Times New Roman" w:hAnsi="Arial" w:cs="Arial"/>
          <w:b/>
          <w:bCs/>
          <w:sz w:val="24"/>
          <w:szCs w:val="24"/>
          <w:lang w:val="es-ES" w:eastAsia="es-ES"/>
        </w:rPr>
      </w:pPr>
    </w:p>
    <w:p w14:paraId="3D64D59A" w14:textId="77777777" w:rsidR="00AF2772" w:rsidRPr="00AF2772" w:rsidRDefault="00AF2772" w:rsidP="00AF2772">
      <w:pPr>
        <w:spacing w:after="0" w:line="360" w:lineRule="auto"/>
        <w:jc w:val="center"/>
        <w:rPr>
          <w:ins w:id="6" w:author="Javier Ebers" w:date="2016-04-19T23:05:00Z"/>
          <w:rFonts w:ascii="Arial" w:eastAsia="Times New Roman" w:hAnsi="Arial" w:cs="Arial"/>
          <w:b/>
          <w:bCs/>
          <w:sz w:val="24"/>
          <w:szCs w:val="24"/>
          <w:lang w:val="es-ES" w:eastAsia="es-ES"/>
        </w:rPr>
      </w:pPr>
      <w:ins w:id="7" w:author="Javier Ebers" w:date="2016-04-19T23:05:00Z">
        <w:r w:rsidRPr="00AF2772">
          <w:rPr>
            <w:rFonts w:ascii="Arial" w:eastAsia="Times New Roman" w:hAnsi="Arial" w:cs="Arial"/>
            <w:b/>
            <w:bCs/>
            <w:sz w:val="24"/>
            <w:szCs w:val="24"/>
            <w:lang w:val="es-ES" w:eastAsia="es-ES"/>
          </w:rPr>
          <w:t>UNIVERSIDAD ANDRES BELLO</w:t>
        </w:r>
      </w:ins>
    </w:p>
    <w:p w14:paraId="60635D18" w14:textId="77777777" w:rsidR="00AF2772" w:rsidRPr="00AF2772" w:rsidRDefault="00AF2772" w:rsidP="00AF2772">
      <w:pPr>
        <w:spacing w:after="0" w:line="360" w:lineRule="auto"/>
        <w:jc w:val="center"/>
        <w:rPr>
          <w:ins w:id="8" w:author="Javier Ebers" w:date="2016-04-19T23:05:00Z"/>
          <w:rFonts w:ascii="Arial" w:eastAsia="Times New Roman" w:hAnsi="Arial" w:cs="Arial"/>
          <w:b/>
          <w:bCs/>
          <w:sz w:val="24"/>
          <w:szCs w:val="24"/>
          <w:lang w:val="es-ES" w:eastAsia="es-ES"/>
        </w:rPr>
      </w:pPr>
      <w:ins w:id="9" w:author="Javier Ebers" w:date="2016-04-19T23:05:00Z">
        <w:r w:rsidRPr="00AF2772">
          <w:rPr>
            <w:rFonts w:ascii="Arial" w:eastAsia="Times New Roman" w:hAnsi="Arial" w:cs="Arial"/>
            <w:b/>
            <w:bCs/>
            <w:sz w:val="24"/>
            <w:szCs w:val="24"/>
            <w:lang w:val="es-ES" w:eastAsia="es-ES"/>
          </w:rPr>
          <w:t>FACULTAD DE INGENIERÍA</w:t>
        </w:r>
      </w:ins>
    </w:p>
    <w:p w14:paraId="5077CECE" w14:textId="77777777" w:rsidR="00AF2772" w:rsidRPr="00AF2772" w:rsidRDefault="00AF2772" w:rsidP="00AF2772">
      <w:pPr>
        <w:spacing w:after="0" w:line="360" w:lineRule="auto"/>
        <w:jc w:val="center"/>
        <w:rPr>
          <w:ins w:id="10" w:author="Javier Ebers" w:date="2016-04-19T23:05:00Z"/>
          <w:rFonts w:ascii="Arial" w:eastAsia="Times New Roman" w:hAnsi="Arial" w:cs="Arial"/>
          <w:b/>
          <w:bCs/>
          <w:sz w:val="24"/>
          <w:szCs w:val="24"/>
          <w:lang w:val="es-ES" w:eastAsia="es-ES"/>
        </w:rPr>
      </w:pPr>
      <w:ins w:id="11" w:author="Javier Ebers" w:date="2016-04-19T23:05:00Z">
        <w:r w:rsidRPr="00AF2772">
          <w:rPr>
            <w:rFonts w:ascii="Arial" w:eastAsia="Times New Roman" w:hAnsi="Arial" w:cs="Arial"/>
            <w:b/>
            <w:bCs/>
            <w:sz w:val="24"/>
            <w:szCs w:val="24"/>
            <w:lang w:val="es-ES" w:eastAsia="es-ES"/>
          </w:rPr>
          <w:t>INGENIERÍA EN COMPUTACIÓN E INFORMÁTICA</w:t>
        </w:r>
      </w:ins>
    </w:p>
    <w:p w14:paraId="1F45A442" w14:textId="77777777" w:rsidR="00AF2772" w:rsidRPr="00AF2772" w:rsidRDefault="00AF2772" w:rsidP="00AF2772">
      <w:pPr>
        <w:spacing w:after="0" w:line="240" w:lineRule="auto"/>
        <w:jc w:val="center"/>
        <w:rPr>
          <w:ins w:id="12" w:author="Javier Ebers" w:date="2016-04-19T23:05:00Z"/>
          <w:rFonts w:ascii="Arial" w:eastAsia="Times New Roman" w:hAnsi="Arial" w:cs="Arial"/>
          <w:b/>
          <w:bCs/>
          <w:sz w:val="24"/>
          <w:szCs w:val="24"/>
          <w:lang w:val="es-ES" w:eastAsia="es-ES"/>
        </w:rPr>
      </w:pPr>
    </w:p>
    <w:p w14:paraId="4DBB2F46" w14:textId="77777777" w:rsidR="00AF2772" w:rsidRPr="00AF2772" w:rsidRDefault="00AF2772" w:rsidP="00AF2772">
      <w:pPr>
        <w:spacing w:after="0" w:line="240" w:lineRule="auto"/>
        <w:jc w:val="both"/>
        <w:rPr>
          <w:ins w:id="13" w:author="Javier Ebers" w:date="2016-04-19T23:05:00Z"/>
          <w:rFonts w:ascii="Arial" w:eastAsia="Times New Roman" w:hAnsi="Arial" w:cs="Arial"/>
          <w:b/>
          <w:bCs/>
          <w:sz w:val="24"/>
          <w:szCs w:val="24"/>
          <w:lang w:val="es-ES" w:eastAsia="es-ES"/>
        </w:rPr>
      </w:pPr>
    </w:p>
    <w:p w14:paraId="21116C38" w14:textId="77777777" w:rsidR="00AF2772" w:rsidRPr="00AF2772" w:rsidRDefault="00AF2772" w:rsidP="00AF2772">
      <w:pPr>
        <w:spacing w:after="0" w:line="240" w:lineRule="auto"/>
        <w:jc w:val="both"/>
        <w:rPr>
          <w:ins w:id="14" w:author="Javier Ebers" w:date="2016-04-19T23:05:00Z"/>
          <w:rFonts w:ascii="Arial" w:eastAsia="Times New Roman" w:hAnsi="Arial" w:cs="Arial"/>
          <w:b/>
          <w:bCs/>
          <w:sz w:val="24"/>
          <w:szCs w:val="24"/>
          <w:lang w:val="es-ES" w:eastAsia="es-ES"/>
        </w:rPr>
      </w:pPr>
    </w:p>
    <w:p w14:paraId="34716760" w14:textId="77777777" w:rsidR="00AF2772" w:rsidRPr="00AF2772" w:rsidRDefault="00AF2772" w:rsidP="00AF2772">
      <w:pPr>
        <w:spacing w:after="0" w:line="240" w:lineRule="auto"/>
        <w:jc w:val="both"/>
        <w:rPr>
          <w:ins w:id="15" w:author="Javier Ebers" w:date="2016-04-19T23:05:00Z"/>
          <w:rFonts w:ascii="Arial" w:eastAsia="Times New Roman" w:hAnsi="Arial" w:cs="Arial"/>
          <w:b/>
          <w:bCs/>
          <w:sz w:val="24"/>
          <w:szCs w:val="24"/>
          <w:lang w:val="es-ES" w:eastAsia="es-ES"/>
        </w:rPr>
      </w:pPr>
    </w:p>
    <w:p w14:paraId="7D97AF34" w14:textId="77777777" w:rsidR="00AF2772" w:rsidRPr="00AF2772" w:rsidRDefault="00AF2772" w:rsidP="00AF2772">
      <w:pPr>
        <w:spacing w:after="0" w:line="240" w:lineRule="auto"/>
        <w:jc w:val="both"/>
        <w:rPr>
          <w:ins w:id="16" w:author="Javier Ebers" w:date="2016-04-19T23:05:00Z"/>
          <w:rFonts w:ascii="Arial" w:eastAsia="Times New Roman" w:hAnsi="Arial" w:cs="Arial"/>
          <w:b/>
          <w:bCs/>
          <w:sz w:val="32"/>
          <w:szCs w:val="24"/>
          <w:lang w:val="es-ES" w:eastAsia="es-ES"/>
          <w:rPrChange w:id="17" w:author="Javier Ebers" w:date="2016-04-19T23:08:00Z">
            <w:rPr>
              <w:ins w:id="18" w:author="Javier Ebers" w:date="2016-04-19T23:05:00Z"/>
              <w:rFonts w:ascii="Arial" w:eastAsia="Times New Roman" w:hAnsi="Arial" w:cs="Arial"/>
              <w:b/>
              <w:bCs/>
              <w:sz w:val="24"/>
              <w:szCs w:val="24"/>
              <w:lang w:val="es-ES" w:eastAsia="es-ES"/>
            </w:rPr>
          </w:rPrChange>
        </w:rPr>
      </w:pPr>
    </w:p>
    <w:p w14:paraId="3F295C38" w14:textId="7BB8FDD8" w:rsidR="00AF2772" w:rsidRDefault="00AF2772" w:rsidP="00AF2772">
      <w:pPr>
        <w:keepNext/>
        <w:spacing w:after="0" w:line="240" w:lineRule="auto"/>
        <w:jc w:val="center"/>
        <w:outlineLvl w:val="7"/>
        <w:rPr>
          <w:ins w:id="19" w:author="Javier Ebers" w:date="2016-04-19T23:09:00Z"/>
          <w:rFonts w:ascii="Arial" w:eastAsia="Times New Roman" w:hAnsi="Arial" w:cs="Arial"/>
          <w:b/>
          <w:bCs/>
          <w:sz w:val="32"/>
          <w:szCs w:val="24"/>
          <w:lang w:val="es-ES" w:eastAsia="es-ES"/>
        </w:rPr>
      </w:pPr>
      <w:ins w:id="20" w:author="Javier Ebers" w:date="2016-04-19T23:07:00Z">
        <w:r w:rsidRPr="00AF2772">
          <w:rPr>
            <w:rFonts w:ascii="Arial" w:eastAsia="Times New Roman" w:hAnsi="Arial" w:cs="Arial"/>
            <w:b/>
            <w:bCs/>
            <w:sz w:val="32"/>
            <w:szCs w:val="24"/>
            <w:lang w:val="es-ES" w:eastAsia="es-ES"/>
            <w:rPrChange w:id="21" w:author="Javier Ebers" w:date="2016-04-19T23:08:00Z">
              <w:rPr>
                <w:rFonts w:ascii="Arial" w:eastAsia="Times New Roman" w:hAnsi="Arial" w:cs="Arial"/>
                <w:b/>
                <w:bCs/>
                <w:sz w:val="24"/>
                <w:szCs w:val="24"/>
                <w:u w:val="single"/>
                <w:lang w:val="es-ES" w:eastAsia="es-ES"/>
              </w:rPr>
            </w:rPrChange>
          </w:rPr>
          <w:t>“</w:t>
        </w:r>
        <w:r>
          <w:rPr>
            <w:rFonts w:ascii="Arial" w:eastAsia="Times New Roman" w:hAnsi="Arial" w:cs="Arial"/>
            <w:b/>
            <w:bCs/>
            <w:sz w:val="32"/>
            <w:szCs w:val="24"/>
            <w:lang w:eastAsia="es-ES"/>
          </w:rPr>
          <w:t>Plataforma de E</w:t>
        </w:r>
        <w:r w:rsidRPr="00AF2772">
          <w:rPr>
            <w:rFonts w:ascii="Arial" w:eastAsia="Times New Roman" w:hAnsi="Arial" w:cs="Arial"/>
            <w:b/>
            <w:bCs/>
            <w:sz w:val="32"/>
            <w:szCs w:val="24"/>
            <w:lang w:eastAsia="es-ES"/>
            <w:rPrChange w:id="22" w:author="Javier Ebers" w:date="2016-04-19T23:08:00Z">
              <w:rPr>
                <w:rFonts w:ascii="Arial" w:eastAsia="Times New Roman" w:hAnsi="Arial" w:cs="Arial"/>
                <w:b/>
                <w:bCs/>
                <w:sz w:val="24"/>
                <w:szCs w:val="24"/>
                <w:lang w:eastAsia="es-ES"/>
              </w:rPr>
            </w:rPrChange>
          </w:rPr>
          <w:t>nseñanza de Ciencias de la Computaci</w:t>
        </w:r>
      </w:ins>
      <w:ins w:id="23" w:author="Javier Ebers" w:date="2016-04-19T23:08:00Z">
        <w:r w:rsidRPr="00AF2772">
          <w:rPr>
            <w:rFonts w:ascii="Arial" w:eastAsia="Times New Roman" w:hAnsi="Arial" w:cs="Arial"/>
            <w:b/>
            <w:bCs/>
            <w:sz w:val="32"/>
            <w:szCs w:val="24"/>
            <w:lang w:eastAsia="es-ES"/>
            <w:rPrChange w:id="24" w:author="Javier Ebers" w:date="2016-04-19T23:08:00Z">
              <w:rPr>
                <w:rFonts w:ascii="Arial" w:eastAsia="Times New Roman" w:hAnsi="Arial" w:cs="Arial"/>
                <w:b/>
                <w:bCs/>
                <w:sz w:val="24"/>
                <w:szCs w:val="24"/>
                <w:lang w:eastAsia="es-ES"/>
              </w:rPr>
            </w:rPrChange>
          </w:rPr>
          <w:t>ón</w:t>
        </w:r>
      </w:ins>
      <w:ins w:id="25" w:author="Javier Ebers" w:date="2016-04-19T23:07:00Z">
        <w:r>
          <w:rPr>
            <w:rFonts w:ascii="Arial" w:eastAsia="Times New Roman" w:hAnsi="Arial" w:cs="Arial"/>
            <w:b/>
            <w:bCs/>
            <w:sz w:val="32"/>
            <w:szCs w:val="24"/>
            <w:lang w:eastAsia="es-ES"/>
          </w:rPr>
          <w:t xml:space="preserve"> Basado en la R</w:t>
        </w:r>
        <w:r w:rsidRPr="00AF2772">
          <w:rPr>
            <w:rFonts w:ascii="Arial" w:eastAsia="Times New Roman" w:hAnsi="Arial" w:cs="Arial"/>
            <w:b/>
            <w:bCs/>
            <w:sz w:val="32"/>
            <w:szCs w:val="24"/>
            <w:lang w:eastAsia="es-ES"/>
            <w:rPrChange w:id="26" w:author="Javier Ebers" w:date="2016-04-19T23:08:00Z">
              <w:rPr>
                <w:rFonts w:ascii="Arial" w:eastAsia="Times New Roman" w:hAnsi="Arial" w:cs="Arial"/>
                <w:b/>
                <w:bCs/>
                <w:sz w:val="24"/>
                <w:szCs w:val="24"/>
                <w:lang w:eastAsia="es-ES"/>
              </w:rPr>
            </w:rPrChange>
          </w:rPr>
          <w:t xml:space="preserve">esolución de </w:t>
        </w:r>
        <w:r>
          <w:rPr>
            <w:rFonts w:ascii="Arial" w:eastAsia="Times New Roman" w:hAnsi="Arial" w:cs="Arial"/>
            <w:b/>
            <w:bCs/>
            <w:sz w:val="32"/>
            <w:szCs w:val="24"/>
            <w:lang w:eastAsia="es-ES"/>
          </w:rPr>
          <w:t>P</w:t>
        </w:r>
        <w:r w:rsidRPr="00AF2772">
          <w:rPr>
            <w:rFonts w:ascii="Arial" w:eastAsia="Times New Roman" w:hAnsi="Arial" w:cs="Arial"/>
            <w:b/>
            <w:bCs/>
            <w:sz w:val="32"/>
            <w:szCs w:val="24"/>
            <w:lang w:eastAsia="es-ES"/>
            <w:rPrChange w:id="27" w:author="Javier Ebers" w:date="2016-04-19T23:08:00Z">
              <w:rPr>
                <w:rFonts w:ascii="Arial" w:eastAsia="Times New Roman" w:hAnsi="Arial" w:cs="Arial"/>
                <w:b/>
                <w:bCs/>
                <w:sz w:val="24"/>
                <w:szCs w:val="24"/>
                <w:lang w:eastAsia="es-ES"/>
              </w:rPr>
            </w:rPrChange>
          </w:rPr>
          <w:t>roblemas</w:t>
        </w:r>
        <w:r w:rsidRPr="00AF2772">
          <w:rPr>
            <w:rFonts w:ascii="Arial" w:eastAsia="Times New Roman" w:hAnsi="Arial" w:cs="Arial"/>
            <w:b/>
            <w:bCs/>
            <w:sz w:val="32"/>
            <w:szCs w:val="24"/>
            <w:lang w:val="es-ES" w:eastAsia="es-ES"/>
            <w:rPrChange w:id="28" w:author="Javier Ebers" w:date="2016-04-19T23:08:00Z">
              <w:rPr>
                <w:rFonts w:ascii="Arial" w:eastAsia="Times New Roman" w:hAnsi="Arial" w:cs="Arial"/>
                <w:b/>
                <w:bCs/>
                <w:sz w:val="24"/>
                <w:szCs w:val="24"/>
                <w:u w:val="single"/>
                <w:lang w:val="es-ES" w:eastAsia="es-ES"/>
              </w:rPr>
            </w:rPrChange>
          </w:rPr>
          <w:t>”</w:t>
        </w:r>
      </w:ins>
    </w:p>
    <w:p w14:paraId="68577BA8" w14:textId="77777777" w:rsidR="00AF2772" w:rsidRPr="00AF2772" w:rsidRDefault="00AF2772" w:rsidP="00AF2772">
      <w:pPr>
        <w:keepNext/>
        <w:spacing w:after="0" w:line="240" w:lineRule="auto"/>
        <w:jc w:val="center"/>
        <w:outlineLvl w:val="7"/>
        <w:rPr>
          <w:ins w:id="29" w:author="Javier Ebers" w:date="2016-04-19T23:05:00Z"/>
          <w:rFonts w:ascii="Arial" w:eastAsia="Times New Roman" w:hAnsi="Arial" w:cs="Arial"/>
          <w:b/>
          <w:bCs/>
          <w:sz w:val="32"/>
          <w:szCs w:val="24"/>
          <w:lang w:val="es-ES" w:eastAsia="es-ES"/>
          <w:rPrChange w:id="30" w:author="Javier Ebers" w:date="2016-04-19T23:08:00Z">
            <w:rPr>
              <w:ins w:id="31" w:author="Javier Ebers" w:date="2016-04-19T23:05:00Z"/>
              <w:rFonts w:ascii="Arial" w:eastAsia="Times New Roman" w:hAnsi="Arial" w:cs="Arial"/>
              <w:b/>
              <w:bCs/>
              <w:sz w:val="24"/>
              <w:szCs w:val="24"/>
              <w:lang w:val="es-ES" w:eastAsia="es-ES"/>
            </w:rPr>
          </w:rPrChange>
        </w:rPr>
      </w:pPr>
    </w:p>
    <w:p w14:paraId="30C3B3C6" w14:textId="2DA68560" w:rsidR="00AF2772" w:rsidRPr="00AF2772" w:rsidRDefault="00AF2772">
      <w:pPr>
        <w:spacing w:after="0" w:line="240" w:lineRule="auto"/>
        <w:jc w:val="center"/>
        <w:rPr>
          <w:ins w:id="32" w:author="Javier Ebers" w:date="2016-04-19T23:05:00Z"/>
          <w:rFonts w:ascii="Arial" w:eastAsia="Times New Roman" w:hAnsi="Arial" w:cs="Arial"/>
          <w:b/>
          <w:i/>
          <w:sz w:val="24"/>
          <w:szCs w:val="24"/>
          <w:u w:val="single"/>
          <w:lang w:val="es-ES" w:eastAsia="es-ES"/>
          <w:rPrChange w:id="33" w:author="Javier Ebers" w:date="2016-04-19T23:10:00Z">
            <w:rPr>
              <w:ins w:id="34" w:author="Javier Ebers" w:date="2016-04-19T23:05:00Z"/>
              <w:rFonts w:ascii="Arial" w:eastAsia="Times New Roman" w:hAnsi="Arial" w:cs="Arial"/>
              <w:sz w:val="24"/>
              <w:szCs w:val="24"/>
              <w:lang w:val="es-ES" w:eastAsia="es-ES"/>
            </w:rPr>
          </w:rPrChange>
        </w:rPr>
        <w:pPrChange w:id="35" w:author="Javier Ebers" w:date="2016-04-19T23:09:00Z">
          <w:pPr>
            <w:spacing w:after="0" w:line="240" w:lineRule="auto"/>
            <w:jc w:val="both"/>
          </w:pPr>
        </w:pPrChange>
      </w:pPr>
      <w:ins w:id="36" w:author="Javier Ebers" w:date="2016-04-19T23:09:00Z">
        <w:r w:rsidRPr="00AF2772">
          <w:rPr>
            <w:rFonts w:ascii="Arial" w:eastAsia="Times New Roman" w:hAnsi="Arial" w:cs="Arial"/>
            <w:b/>
            <w:i/>
            <w:sz w:val="24"/>
            <w:szCs w:val="24"/>
            <w:u w:val="single"/>
            <w:lang w:val="es-ES" w:eastAsia="es-ES"/>
            <w:rPrChange w:id="37" w:author="Javier Ebers" w:date="2016-04-19T23:10:00Z">
              <w:rPr>
                <w:rFonts w:ascii="Arial" w:eastAsia="Times New Roman" w:hAnsi="Arial" w:cs="Arial"/>
                <w:sz w:val="24"/>
                <w:szCs w:val="24"/>
                <w:lang w:val="es-ES" w:eastAsia="es-ES"/>
              </w:rPr>
            </w:rPrChange>
          </w:rPr>
          <w:t>Proyecto de Título I</w:t>
        </w:r>
      </w:ins>
    </w:p>
    <w:p w14:paraId="5ED48E31" w14:textId="77777777" w:rsidR="00AF2772" w:rsidRPr="00AF2772" w:rsidRDefault="00AF2772" w:rsidP="00AF2772">
      <w:pPr>
        <w:spacing w:after="0" w:line="240" w:lineRule="auto"/>
        <w:jc w:val="both"/>
        <w:rPr>
          <w:ins w:id="38" w:author="Javier Ebers" w:date="2016-04-19T23:05:00Z"/>
          <w:rFonts w:ascii="Arial" w:eastAsia="Times New Roman" w:hAnsi="Arial" w:cs="Arial"/>
          <w:sz w:val="24"/>
          <w:szCs w:val="24"/>
          <w:lang w:val="es-ES" w:eastAsia="es-ES"/>
        </w:rPr>
      </w:pPr>
    </w:p>
    <w:p w14:paraId="1B5FD0C9" w14:textId="77777777" w:rsidR="00AF2772" w:rsidRPr="00AF2772" w:rsidRDefault="00AF2772" w:rsidP="00AF2772">
      <w:pPr>
        <w:spacing w:after="0" w:line="240" w:lineRule="auto"/>
        <w:jc w:val="both"/>
        <w:rPr>
          <w:ins w:id="39" w:author="Javier Ebers" w:date="2016-04-19T23:05:00Z"/>
          <w:rFonts w:ascii="Arial" w:eastAsia="Times New Roman" w:hAnsi="Arial" w:cs="Arial"/>
          <w:sz w:val="24"/>
          <w:szCs w:val="24"/>
          <w:lang w:val="es-ES" w:eastAsia="es-ES"/>
        </w:rPr>
      </w:pPr>
    </w:p>
    <w:p w14:paraId="45D96079" w14:textId="77777777" w:rsidR="00AF2772" w:rsidRPr="00AF2772" w:rsidRDefault="00AF2772" w:rsidP="00AF2772">
      <w:pPr>
        <w:spacing w:after="0" w:line="240" w:lineRule="auto"/>
        <w:jc w:val="center"/>
        <w:rPr>
          <w:ins w:id="40" w:author="Javier Ebers" w:date="2016-04-19T23:05:00Z"/>
          <w:rFonts w:ascii="Arial" w:eastAsia="Times New Roman" w:hAnsi="Arial" w:cs="Arial"/>
          <w:sz w:val="24"/>
          <w:szCs w:val="24"/>
          <w:lang w:val="es-ES" w:eastAsia="es-ES"/>
        </w:rPr>
      </w:pPr>
    </w:p>
    <w:p w14:paraId="3F56D74D" w14:textId="77777777" w:rsidR="00AF2772" w:rsidRPr="00AF2772" w:rsidRDefault="00AF2772" w:rsidP="00AF2772">
      <w:pPr>
        <w:keepNext/>
        <w:spacing w:after="0" w:line="240" w:lineRule="auto"/>
        <w:jc w:val="center"/>
        <w:outlineLvl w:val="5"/>
        <w:rPr>
          <w:ins w:id="41" w:author="Javier Ebers" w:date="2016-04-19T23:05:00Z"/>
          <w:rFonts w:ascii="Arial" w:eastAsia="Times New Roman" w:hAnsi="Arial" w:cs="Arial"/>
          <w:b/>
          <w:bCs/>
          <w:sz w:val="24"/>
          <w:szCs w:val="24"/>
          <w:lang w:val="es-ES" w:eastAsia="es-ES"/>
        </w:rPr>
      </w:pPr>
      <w:ins w:id="42" w:author="Javier Ebers" w:date="2016-04-19T23:05:00Z">
        <w:r w:rsidRPr="00AF2772">
          <w:rPr>
            <w:rFonts w:ascii="Arial" w:eastAsia="Times New Roman" w:hAnsi="Arial" w:cs="Arial"/>
            <w:b/>
            <w:bCs/>
            <w:sz w:val="24"/>
            <w:szCs w:val="24"/>
            <w:lang w:val="es-ES" w:eastAsia="es-ES"/>
          </w:rPr>
          <w:t>JAVIER IGNACIO EBERS MASCARÓ</w:t>
        </w:r>
      </w:ins>
    </w:p>
    <w:p w14:paraId="018E7A8B" w14:textId="77777777" w:rsidR="00AF2772" w:rsidRPr="00AF2772" w:rsidRDefault="00AF2772" w:rsidP="00AF2772">
      <w:pPr>
        <w:spacing w:after="0" w:line="240" w:lineRule="auto"/>
        <w:jc w:val="both"/>
        <w:rPr>
          <w:ins w:id="43" w:author="Javier Ebers" w:date="2016-04-19T23:05:00Z"/>
          <w:rFonts w:ascii="Arial" w:eastAsia="Times New Roman" w:hAnsi="Arial" w:cs="Arial"/>
          <w:sz w:val="24"/>
          <w:szCs w:val="24"/>
          <w:lang w:val="es-ES" w:eastAsia="es-ES"/>
        </w:rPr>
      </w:pPr>
    </w:p>
    <w:p w14:paraId="51FFEA9B" w14:textId="77777777" w:rsidR="00AF2772" w:rsidRPr="00AF2772" w:rsidRDefault="00AF2772" w:rsidP="00AF2772">
      <w:pPr>
        <w:spacing w:after="0" w:line="240" w:lineRule="auto"/>
        <w:jc w:val="both"/>
        <w:rPr>
          <w:ins w:id="44" w:author="Javier Ebers" w:date="2016-04-19T23:05:00Z"/>
          <w:rFonts w:ascii="Arial" w:eastAsia="Times New Roman" w:hAnsi="Arial" w:cs="Arial"/>
          <w:sz w:val="24"/>
          <w:szCs w:val="24"/>
          <w:lang w:val="es-ES" w:eastAsia="es-ES"/>
        </w:rPr>
      </w:pPr>
    </w:p>
    <w:p w14:paraId="61D81A6B" w14:textId="77777777" w:rsidR="00AF2772" w:rsidRPr="00AF2772" w:rsidRDefault="00AF2772" w:rsidP="00AF2772">
      <w:pPr>
        <w:spacing w:after="0" w:line="240" w:lineRule="auto"/>
        <w:jc w:val="both"/>
        <w:rPr>
          <w:ins w:id="45" w:author="Javier Ebers" w:date="2016-04-19T23:05:00Z"/>
          <w:rFonts w:ascii="Arial" w:eastAsia="Times New Roman" w:hAnsi="Arial" w:cs="Arial"/>
          <w:sz w:val="24"/>
          <w:szCs w:val="24"/>
          <w:lang w:val="es-ES" w:eastAsia="es-ES"/>
        </w:rPr>
      </w:pPr>
    </w:p>
    <w:p w14:paraId="3A7A6592" w14:textId="77777777" w:rsidR="00AF2772" w:rsidRPr="00AF2772" w:rsidRDefault="00AF2772" w:rsidP="00AF2772">
      <w:pPr>
        <w:spacing w:after="0" w:line="240" w:lineRule="auto"/>
        <w:jc w:val="both"/>
        <w:rPr>
          <w:ins w:id="46" w:author="Javier Ebers" w:date="2016-04-19T23:05:00Z"/>
          <w:rFonts w:ascii="Arial" w:eastAsia="Times New Roman" w:hAnsi="Arial" w:cs="Arial"/>
          <w:sz w:val="24"/>
          <w:szCs w:val="24"/>
          <w:lang w:val="es-ES" w:eastAsia="es-ES"/>
        </w:rPr>
      </w:pPr>
    </w:p>
    <w:p w14:paraId="04975EB2" w14:textId="77777777" w:rsidR="00AF2772" w:rsidRPr="00AF2772" w:rsidRDefault="00AF2772" w:rsidP="00AF2772">
      <w:pPr>
        <w:spacing w:after="0" w:line="240" w:lineRule="auto"/>
        <w:jc w:val="both"/>
        <w:rPr>
          <w:ins w:id="47" w:author="Javier Ebers" w:date="2016-04-19T23:05:00Z"/>
          <w:rFonts w:ascii="Arial" w:eastAsia="Times New Roman" w:hAnsi="Arial" w:cs="Arial"/>
          <w:sz w:val="24"/>
          <w:szCs w:val="24"/>
          <w:lang w:val="es-ES" w:eastAsia="es-ES"/>
        </w:rPr>
      </w:pPr>
    </w:p>
    <w:p w14:paraId="3E187F2C" w14:textId="77777777" w:rsidR="00AF2772" w:rsidRPr="00AF2772" w:rsidRDefault="00AF2772" w:rsidP="00AF2772">
      <w:pPr>
        <w:spacing w:after="0" w:line="240" w:lineRule="auto"/>
        <w:jc w:val="both"/>
        <w:rPr>
          <w:ins w:id="48" w:author="Javier Ebers" w:date="2016-04-19T23:05:00Z"/>
          <w:rFonts w:ascii="Arial" w:eastAsia="Times New Roman" w:hAnsi="Arial" w:cs="Arial"/>
          <w:sz w:val="24"/>
          <w:szCs w:val="24"/>
          <w:lang w:val="es-ES" w:eastAsia="es-ES"/>
        </w:rPr>
      </w:pPr>
    </w:p>
    <w:p w14:paraId="4CD390C7" w14:textId="77777777" w:rsidR="00AF2772" w:rsidRPr="00AF2772" w:rsidRDefault="00AF2772" w:rsidP="00AF2772">
      <w:pPr>
        <w:spacing w:after="0" w:line="240" w:lineRule="auto"/>
        <w:jc w:val="both"/>
        <w:rPr>
          <w:ins w:id="49" w:author="Javier Ebers" w:date="2016-04-19T23:05:00Z"/>
          <w:rFonts w:ascii="Arial" w:eastAsia="Times New Roman" w:hAnsi="Arial" w:cs="Arial"/>
          <w:sz w:val="24"/>
          <w:szCs w:val="24"/>
          <w:lang w:val="es-ES" w:eastAsia="es-ES"/>
        </w:rPr>
      </w:pPr>
    </w:p>
    <w:p w14:paraId="6B65FB4E" w14:textId="77777777" w:rsidR="00AF2772" w:rsidRPr="00AF2772" w:rsidRDefault="00AF2772" w:rsidP="00AF2772">
      <w:pPr>
        <w:spacing w:after="0" w:line="240" w:lineRule="auto"/>
        <w:jc w:val="both"/>
        <w:rPr>
          <w:ins w:id="50" w:author="Javier Ebers" w:date="2016-04-19T23:05:00Z"/>
          <w:rFonts w:ascii="Arial" w:eastAsia="Times New Roman" w:hAnsi="Arial" w:cs="Arial"/>
          <w:sz w:val="24"/>
          <w:szCs w:val="24"/>
          <w:lang w:val="es-ES" w:eastAsia="es-ES"/>
        </w:rPr>
      </w:pPr>
    </w:p>
    <w:p w14:paraId="4266D772" w14:textId="77777777" w:rsidR="00AF2772" w:rsidRPr="00AF2772" w:rsidRDefault="00AF2772" w:rsidP="00AF2772">
      <w:pPr>
        <w:spacing w:after="0" w:line="240" w:lineRule="auto"/>
        <w:jc w:val="both"/>
        <w:rPr>
          <w:ins w:id="51" w:author="Javier Ebers" w:date="2016-04-19T23:05:00Z"/>
          <w:rFonts w:ascii="Arial" w:eastAsia="Times New Roman" w:hAnsi="Arial" w:cs="Arial"/>
          <w:sz w:val="24"/>
          <w:szCs w:val="24"/>
          <w:lang w:val="es-ES" w:eastAsia="es-ES"/>
        </w:rPr>
      </w:pPr>
    </w:p>
    <w:p w14:paraId="7E6410D8" w14:textId="77777777" w:rsidR="00AF2772" w:rsidRDefault="00AF2772" w:rsidP="00AF2772">
      <w:pPr>
        <w:spacing w:after="0" w:line="240" w:lineRule="auto"/>
        <w:jc w:val="both"/>
        <w:rPr>
          <w:rFonts w:ascii="Arial" w:eastAsia="Times New Roman" w:hAnsi="Arial" w:cs="Arial"/>
          <w:sz w:val="24"/>
          <w:szCs w:val="24"/>
          <w:lang w:val="es-ES" w:eastAsia="es-ES"/>
        </w:rPr>
      </w:pPr>
    </w:p>
    <w:p w14:paraId="41A5FD70" w14:textId="77777777" w:rsidR="00AF2772" w:rsidRPr="00AF2772" w:rsidRDefault="00AF2772" w:rsidP="00AF2772">
      <w:pPr>
        <w:spacing w:after="0" w:line="240" w:lineRule="auto"/>
        <w:jc w:val="both"/>
        <w:rPr>
          <w:ins w:id="52" w:author="Javier Ebers" w:date="2016-04-19T23:05:00Z"/>
          <w:rFonts w:ascii="Arial" w:eastAsia="Times New Roman" w:hAnsi="Arial" w:cs="Arial"/>
          <w:sz w:val="24"/>
          <w:szCs w:val="24"/>
          <w:lang w:val="es-ES" w:eastAsia="es-ES"/>
        </w:rPr>
      </w:pPr>
    </w:p>
    <w:p w14:paraId="17F88875" w14:textId="77777777" w:rsidR="00AF2772" w:rsidRPr="00AF2772" w:rsidRDefault="00AF2772" w:rsidP="00AF2772">
      <w:pPr>
        <w:spacing w:after="0" w:line="240" w:lineRule="auto"/>
        <w:jc w:val="center"/>
        <w:rPr>
          <w:ins w:id="53" w:author="Javier Ebers" w:date="2016-04-19T23:05:00Z"/>
          <w:rFonts w:ascii="Arial" w:eastAsia="Times New Roman" w:hAnsi="Arial" w:cs="Arial"/>
          <w:sz w:val="24"/>
          <w:szCs w:val="24"/>
          <w:lang w:val="es-ES" w:eastAsia="es-ES"/>
        </w:rPr>
      </w:pPr>
    </w:p>
    <w:p w14:paraId="3497B105" w14:textId="77777777" w:rsidR="00AF2772" w:rsidRPr="00AF2772" w:rsidRDefault="00AF2772" w:rsidP="00AF2772">
      <w:pPr>
        <w:spacing w:after="0" w:line="240" w:lineRule="auto"/>
        <w:jc w:val="center"/>
        <w:rPr>
          <w:ins w:id="54" w:author="Javier Ebers" w:date="2016-04-19T23:05:00Z"/>
          <w:rFonts w:ascii="Arial" w:eastAsia="Times New Roman" w:hAnsi="Arial" w:cs="Arial"/>
          <w:b/>
          <w:bCs/>
          <w:sz w:val="24"/>
          <w:szCs w:val="24"/>
          <w:lang w:val="es-ES" w:eastAsia="es-ES"/>
        </w:rPr>
      </w:pPr>
      <w:ins w:id="55" w:author="Javier Ebers" w:date="2016-04-19T23:05:00Z">
        <w:r w:rsidRPr="00AF2772">
          <w:rPr>
            <w:rFonts w:ascii="Arial" w:eastAsia="Times New Roman" w:hAnsi="Arial" w:cs="Arial"/>
            <w:b/>
            <w:bCs/>
            <w:sz w:val="24"/>
            <w:szCs w:val="24"/>
            <w:lang w:val="es-ES" w:eastAsia="es-ES"/>
          </w:rPr>
          <w:t>VIÑA DEL MAR – CHILE</w:t>
        </w:r>
      </w:ins>
    </w:p>
    <w:p w14:paraId="3A6ECF5A" w14:textId="54F7CAB5" w:rsidR="00AF2772" w:rsidRPr="00AF2772" w:rsidRDefault="008B023B" w:rsidP="00AF2772">
      <w:pPr>
        <w:keepNext/>
        <w:spacing w:after="0" w:line="240" w:lineRule="auto"/>
        <w:jc w:val="center"/>
        <w:outlineLvl w:val="5"/>
        <w:rPr>
          <w:ins w:id="56" w:author="Javier Ebers" w:date="2016-04-19T23:05:00Z"/>
          <w:rFonts w:ascii="Arial" w:eastAsia="Times New Roman" w:hAnsi="Arial" w:cs="Arial"/>
          <w:b/>
          <w:bCs/>
          <w:sz w:val="24"/>
          <w:szCs w:val="24"/>
          <w:lang w:val="es-ES" w:eastAsia="es-ES"/>
        </w:rPr>
      </w:pPr>
      <w:r>
        <w:rPr>
          <w:rFonts w:ascii="Arial" w:eastAsia="Times New Roman" w:hAnsi="Arial" w:cs="Arial"/>
          <w:b/>
          <w:bCs/>
          <w:sz w:val="24"/>
          <w:szCs w:val="24"/>
          <w:lang w:val="es-ES" w:eastAsia="es-ES"/>
        </w:rPr>
        <w:t>Julio</w:t>
      </w:r>
      <w:ins w:id="57" w:author="Javier Ebers" w:date="2016-04-19T23:05:00Z">
        <w:r w:rsidR="00AF2772" w:rsidRPr="00AF2772">
          <w:rPr>
            <w:rFonts w:ascii="Arial" w:eastAsia="Times New Roman" w:hAnsi="Arial" w:cs="Arial"/>
            <w:b/>
            <w:bCs/>
            <w:sz w:val="24"/>
            <w:szCs w:val="24"/>
            <w:lang w:val="es-ES" w:eastAsia="es-ES"/>
          </w:rPr>
          <w:t>, 2016</w:t>
        </w:r>
      </w:ins>
    </w:p>
    <w:p w14:paraId="19690882" w14:textId="77777777" w:rsidR="00AF2772" w:rsidRDefault="00AF2772" w:rsidP="00AF41C8">
      <w:pPr>
        <w:rPr>
          <w:ins w:id="58" w:author="Javier Ebers" w:date="2016-04-19T23:05:00Z"/>
          <w:rFonts w:ascii="Bookman Old Style" w:hAnsi="Bookman Old Style"/>
          <w:b/>
          <w:sz w:val="24"/>
          <w:szCs w:val="24"/>
        </w:rPr>
      </w:pPr>
    </w:p>
    <w:p w14:paraId="4EAE5E21" w14:textId="03C66CFD" w:rsidR="00AF41C8" w:rsidRDefault="00AF41C8" w:rsidP="00AF41C8">
      <w:pPr>
        <w:rPr>
          <w:ins w:id="59" w:author="Javier Ebers" w:date="2016-04-19T21:21:00Z"/>
          <w:rFonts w:ascii="Bookman Old Style" w:hAnsi="Bookman Old Style"/>
          <w:b/>
          <w:sz w:val="24"/>
          <w:szCs w:val="24"/>
        </w:rPr>
      </w:pPr>
      <w:ins w:id="60" w:author="Javier Ebers" w:date="2016-04-19T21:21:00Z">
        <w:r w:rsidRPr="00AF41C8">
          <w:rPr>
            <w:rFonts w:ascii="Bookman Old Style" w:hAnsi="Bookman Old Style"/>
            <w:b/>
            <w:sz w:val="24"/>
            <w:szCs w:val="24"/>
          </w:rPr>
          <w:lastRenderedPageBreak/>
          <w:t>Índice</w:t>
        </w:r>
      </w:ins>
    </w:p>
    <w:customXmlInsRangeStart w:id="61" w:author="Javier Ebers" w:date="2016-04-19T21:21:00Z"/>
    <w:sdt>
      <w:sdtPr>
        <w:rPr>
          <w:rFonts w:asciiTheme="minorHAnsi" w:eastAsiaTheme="minorHAnsi" w:hAnsiTheme="minorHAnsi" w:cstheme="minorBidi"/>
          <w:color w:val="auto"/>
          <w:sz w:val="22"/>
          <w:szCs w:val="22"/>
          <w:lang w:val="es-ES" w:eastAsia="en-US"/>
        </w:rPr>
        <w:id w:val="1546406910"/>
        <w:docPartObj>
          <w:docPartGallery w:val="Table of Contents"/>
          <w:docPartUnique/>
        </w:docPartObj>
      </w:sdtPr>
      <w:sdtEndPr>
        <w:rPr>
          <w:b/>
          <w:bCs/>
        </w:rPr>
      </w:sdtEndPr>
      <w:sdtContent>
        <w:customXmlInsRangeEnd w:id="61"/>
        <w:p w14:paraId="0FC589A2" w14:textId="695941E4" w:rsidR="00AF41C8" w:rsidRDefault="00AF41C8">
          <w:pPr>
            <w:pStyle w:val="TtulodeTDC"/>
            <w:rPr>
              <w:ins w:id="62" w:author="Javier Ebers" w:date="2016-04-19T21:21:00Z"/>
            </w:rPr>
          </w:pPr>
        </w:p>
        <w:p w14:paraId="3C6BDF91" w14:textId="77777777" w:rsidR="004F7F4C" w:rsidRDefault="00AF41C8" w:rsidP="004F7F4C">
          <w:pPr>
            <w:pStyle w:val="TDC1"/>
            <w:rPr>
              <w:rFonts w:eastAsiaTheme="minorEastAsia"/>
              <w:noProof/>
              <w:lang w:eastAsia="es-CL"/>
            </w:rPr>
          </w:pPr>
          <w:ins w:id="63" w:author="Javier Ebers" w:date="2016-04-19T21:21:00Z">
            <w:r>
              <w:fldChar w:fldCharType="begin"/>
            </w:r>
            <w:r>
              <w:instrText xml:space="preserve"> TOC \o "1-3" \h \z \u </w:instrText>
            </w:r>
            <w:r>
              <w:fldChar w:fldCharType="separate"/>
            </w:r>
          </w:ins>
          <w:r w:rsidR="004F7F4C" w:rsidRPr="00CA66C0">
            <w:rPr>
              <w:rStyle w:val="Hipervnculo"/>
              <w:noProof/>
            </w:rPr>
            <w:fldChar w:fldCharType="begin"/>
          </w:r>
          <w:r w:rsidR="004F7F4C" w:rsidRPr="00CA66C0">
            <w:rPr>
              <w:rStyle w:val="Hipervnculo"/>
              <w:noProof/>
            </w:rPr>
            <w:instrText xml:space="preserve"> </w:instrText>
          </w:r>
          <w:r w:rsidR="004F7F4C">
            <w:rPr>
              <w:noProof/>
            </w:rPr>
            <w:instrText>HYPERLINK \l "_Toc455520344"</w:instrText>
          </w:r>
          <w:r w:rsidR="004F7F4C" w:rsidRPr="00CA66C0">
            <w:rPr>
              <w:rStyle w:val="Hipervnculo"/>
              <w:noProof/>
            </w:rPr>
            <w:instrText xml:space="preserve"> </w:instrText>
          </w:r>
          <w:r w:rsidR="004F7F4C" w:rsidRPr="00CA66C0">
            <w:rPr>
              <w:rStyle w:val="Hipervnculo"/>
              <w:noProof/>
            </w:rPr>
            <w:fldChar w:fldCharType="separate"/>
          </w:r>
          <w:r w:rsidR="004F7F4C" w:rsidRPr="00CA66C0">
            <w:rPr>
              <w:rStyle w:val="Hipervnculo"/>
              <w:noProof/>
            </w:rPr>
            <w:t>CAPÍTULO I</w:t>
          </w:r>
          <w:r w:rsidR="004F7F4C">
            <w:rPr>
              <w:noProof/>
              <w:webHidden/>
            </w:rPr>
            <w:tab/>
          </w:r>
          <w:r w:rsidR="004F7F4C">
            <w:rPr>
              <w:noProof/>
              <w:webHidden/>
            </w:rPr>
            <w:fldChar w:fldCharType="begin"/>
          </w:r>
          <w:r w:rsidR="004F7F4C">
            <w:rPr>
              <w:noProof/>
              <w:webHidden/>
            </w:rPr>
            <w:instrText xml:space="preserve"> PAGEREF _Toc455520344 \h </w:instrText>
          </w:r>
          <w:r w:rsidR="004F7F4C">
            <w:rPr>
              <w:noProof/>
              <w:webHidden/>
            </w:rPr>
          </w:r>
          <w:r w:rsidR="004F7F4C">
            <w:rPr>
              <w:noProof/>
              <w:webHidden/>
            </w:rPr>
            <w:fldChar w:fldCharType="separate"/>
          </w:r>
          <w:r w:rsidR="004F7F4C">
            <w:rPr>
              <w:noProof/>
              <w:webHidden/>
            </w:rPr>
            <w:t>5</w:t>
          </w:r>
          <w:r w:rsidR="004F7F4C">
            <w:rPr>
              <w:noProof/>
              <w:webHidden/>
            </w:rPr>
            <w:fldChar w:fldCharType="end"/>
          </w:r>
          <w:r w:rsidR="004F7F4C" w:rsidRPr="00CA66C0">
            <w:rPr>
              <w:rStyle w:val="Hipervnculo"/>
              <w:noProof/>
            </w:rPr>
            <w:fldChar w:fldCharType="end"/>
          </w:r>
        </w:p>
        <w:p w14:paraId="116CA502"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"_Toc455520345"</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Introducción</w:t>
          </w:r>
          <w:r>
            <w:rPr>
              <w:noProof/>
              <w:webHidden/>
            </w:rPr>
            <w:tab/>
          </w:r>
          <w:r>
            <w:rPr>
              <w:noProof/>
              <w:webHidden/>
            </w:rPr>
            <w:fldChar w:fldCharType="begin"/>
          </w:r>
          <w:r>
            <w:rPr>
              <w:noProof/>
              <w:webHidden/>
            </w:rPr>
            <w:instrText xml:space="preserve"> PAGEREF _Toc455520345 \h </w:instrText>
          </w:r>
          <w:r>
            <w:rPr>
              <w:noProof/>
              <w:webHidden/>
            </w:rPr>
          </w:r>
          <w:r>
            <w:rPr>
              <w:noProof/>
              <w:webHidden/>
            </w:rPr>
            <w:fldChar w:fldCharType="separate"/>
          </w:r>
          <w:r>
            <w:rPr>
              <w:noProof/>
              <w:webHidden/>
            </w:rPr>
            <w:t>5</w:t>
          </w:r>
          <w:r>
            <w:rPr>
              <w:noProof/>
              <w:webHidden/>
            </w:rPr>
            <w:fldChar w:fldCharType="end"/>
          </w:r>
          <w:r w:rsidRPr="00CA66C0">
            <w:rPr>
              <w:rStyle w:val="Hipervnculo"/>
              <w:noProof/>
            </w:rPr>
            <w:fldChar w:fldCharType="end"/>
          </w:r>
        </w:p>
        <w:p w14:paraId="1002E8D0"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"_Toc455520346"</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Situación Actual</w:t>
          </w:r>
          <w:r>
            <w:rPr>
              <w:noProof/>
              <w:webHidden/>
            </w:rPr>
            <w:tab/>
          </w:r>
          <w:r>
            <w:rPr>
              <w:noProof/>
              <w:webHidden/>
            </w:rPr>
            <w:fldChar w:fldCharType="begin"/>
          </w:r>
          <w:r>
            <w:rPr>
              <w:noProof/>
              <w:webHidden/>
            </w:rPr>
            <w:instrText xml:space="preserve"> PAGEREF _Toc455520346 \h </w:instrText>
          </w:r>
          <w:r>
            <w:rPr>
              <w:noProof/>
              <w:webHidden/>
            </w:rPr>
          </w:r>
          <w:r>
            <w:rPr>
              <w:noProof/>
              <w:webHidden/>
            </w:rPr>
            <w:fldChar w:fldCharType="separate"/>
          </w:r>
          <w:r>
            <w:rPr>
              <w:noProof/>
              <w:webHidden/>
            </w:rPr>
            <w:t>6</w:t>
          </w:r>
          <w:r>
            <w:rPr>
              <w:noProof/>
              <w:webHidden/>
            </w:rPr>
            <w:fldChar w:fldCharType="end"/>
          </w:r>
          <w:r w:rsidRPr="00CA66C0">
            <w:rPr>
              <w:rStyle w:val="Hipervnculo"/>
              <w:noProof/>
            </w:rPr>
            <w:fldChar w:fldCharType="end"/>
          </w:r>
        </w:p>
        <w:p w14:paraId="5AAA380C"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"_Toc455520347"</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Formulación del Problema</w:t>
          </w:r>
          <w:r>
            <w:rPr>
              <w:noProof/>
              <w:webHidden/>
            </w:rPr>
            <w:tab/>
          </w:r>
          <w:r>
            <w:rPr>
              <w:noProof/>
              <w:webHidden/>
            </w:rPr>
            <w:fldChar w:fldCharType="begin"/>
          </w:r>
          <w:r>
            <w:rPr>
              <w:noProof/>
              <w:webHidden/>
            </w:rPr>
            <w:instrText xml:space="preserve"> PAGEREF _Toc455520347 \h </w:instrText>
          </w:r>
          <w:r>
            <w:rPr>
              <w:noProof/>
              <w:webHidden/>
            </w:rPr>
          </w:r>
          <w:r>
            <w:rPr>
              <w:noProof/>
              <w:webHidden/>
            </w:rPr>
            <w:fldChar w:fldCharType="separate"/>
          </w:r>
          <w:r>
            <w:rPr>
              <w:noProof/>
              <w:webHidden/>
            </w:rPr>
            <w:t>10</w:t>
          </w:r>
          <w:r>
            <w:rPr>
              <w:noProof/>
              <w:webHidden/>
            </w:rPr>
            <w:fldChar w:fldCharType="end"/>
          </w:r>
          <w:r w:rsidRPr="00CA66C0">
            <w:rPr>
              <w:rStyle w:val="Hipervnculo"/>
              <w:noProof/>
            </w:rPr>
            <w:fldChar w:fldCharType="end"/>
          </w:r>
        </w:p>
        <w:p w14:paraId="4F34FEF2"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"_Toc455520348"</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Los 5 Porqué</w:t>
          </w:r>
          <w:r>
            <w:rPr>
              <w:noProof/>
              <w:webHidden/>
            </w:rPr>
            <w:tab/>
          </w:r>
          <w:r>
            <w:rPr>
              <w:noProof/>
              <w:webHidden/>
            </w:rPr>
            <w:fldChar w:fldCharType="begin"/>
          </w:r>
          <w:r>
            <w:rPr>
              <w:noProof/>
              <w:webHidden/>
            </w:rPr>
            <w:instrText xml:space="preserve"> PAGEREF _Toc455520348 \h </w:instrText>
          </w:r>
          <w:r>
            <w:rPr>
              <w:noProof/>
              <w:webHidden/>
            </w:rPr>
          </w:r>
          <w:r>
            <w:rPr>
              <w:noProof/>
              <w:webHidden/>
            </w:rPr>
            <w:fldChar w:fldCharType="separate"/>
          </w:r>
          <w:r>
            <w:rPr>
              <w:noProof/>
              <w:webHidden/>
            </w:rPr>
            <w:t>14</w:t>
          </w:r>
          <w:r>
            <w:rPr>
              <w:noProof/>
              <w:webHidden/>
            </w:rPr>
            <w:fldChar w:fldCharType="end"/>
          </w:r>
          <w:r w:rsidRPr="00CA66C0">
            <w:rPr>
              <w:rStyle w:val="Hipervnculo"/>
              <w:noProof/>
            </w:rPr>
            <w:fldChar w:fldCharType="end"/>
          </w:r>
        </w:p>
        <w:p w14:paraId="3F257AE8"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"_Toc455520349"</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Diagrama de Ishikawa</w:t>
          </w:r>
          <w:r>
            <w:rPr>
              <w:noProof/>
              <w:webHidden/>
            </w:rPr>
            <w:tab/>
          </w:r>
          <w:r>
            <w:rPr>
              <w:noProof/>
              <w:webHidden/>
            </w:rPr>
            <w:fldChar w:fldCharType="begin"/>
          </w:r>
          <w:r>
            <w:rPr>
              <w:noProof/>
              <w:webHidden/>
            </w:rPr>
            <w:instrText xml:space="preserve"> PAGEREF _Toc455520349 \h </w:instrText>
          </w:r>
          <w:r>
            <w:rPr>
              <w:noProof/>
              <w:webHidden/>
            </w:rPr>
          </w:r>
          <w:r>
            <w:rPr>
              <w:noProof/>
              <w:webHidden/>
            </w:rPr>
            <w:fldChar w:fldCharType="separate"/>
          </w:r>
          <w:r>
            <w:rPr>
              <w:noProof/>
              <w:webHidden/>
            </w:rPr>
            <w:t>14</w:t>
          </w:r>
          <w:r>
            <w:rPr>
              <w:noProof/>
              <w:webHidden/>
            </w:rPr>
            <w:fldChar w:fldCharType="end"/>
          </w:r>
          <w:r w:rsidRPr="00CA66C0">
            <w:rPr>
              <w:rStyle w:val="Hipervnculo"/>
              <w:noProof/>
            </w:rPr>
            <w:fldChar w:fldCharType="end"/>
          </w:r>
        </w:p>
        <w:p w14:paraId="1BE8ECD3"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"_Toc455520350"</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Objetivos</w:t>
          </w:r>
          <w:r>
            <w:rPr>
              <w:noProof/>
              <w:webHidden/>
            </w:rPr>
            <w:tab/>
          </w:r>
          <w:r>
            <w:rPr>
              <w:noProof/>
              <w:webHidden/>
            </w:rPr>
            <w:fldChar w:fldCharType="begin"/>
          </w:r>
          <w:r>
            <w:rPr>
              <w:noProof/>
              <w:webHidden/>
            </w:rPr>
            <w:instrText xml:space="preserve"> PAGEREF _Toc455520350 \h </w:instrText>
          </w:r>
          <w:r>
            <w:rPr>
              <w:noProof/>
              <w:webHidden/>
            </w:rPr>
          </w:r>
          <w:r>
            <w:rPr>
              <w:noProof/>
              <w:webHidden/>
            </w:rPr>
            <w:fldChar w:fldCharType="separate"/>
          </w:r>
          <w:r>
            <w:rPr>
              <w:noProof/>
              <w:webHidden/>
            </w:rPr>
            <w:t>15</w:t>
          </w:r>
          <w:r>
            <w:rPr>
              <w:noProof/>
              <w:webHidden/>
            </w:rPr>
            <w:fldChar w:fldCharType="end"/>
          </w:r>
          <w:r w:rsidRPr="00CA66C0">
            <w:rPr>
              <w:rStyle w:val="Hipervnculo"/>
              <w:noProof/>
            </w:rPr>
            <w:fldChar w:fldCharType="end"/>
          </w:r>
        </w:p>
        <w:p w14:paraId="51D22CA0" w14:textId="77777777" w:rsidR="004F7F4C" w:rsidRDefault="004F7F4C" w:rsidP="004F7F4C">
          <w:pPr>
            <w:pStyle w:val="TDC1"/>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"_Toc455520351"</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CAPÍTULO II</w:t>
          </w:r>
          <w:r>
            <w:rPr>
              <w:noProof/>
              <w:webHidden/>
            </w:rPr>
            <w:tab/>
          </w:r>
          <w:r>
            <w:rPr>
              <w:noProof/>
              <w:webHidden/>
            </w:rPr>
            <w:fldChar w:fldCharType="begin"/>
          </w:r>
          <w:r>
            <w:rPr>
              <w:noProof/>
              <w:webHidden/>
            </w:rPr>
            <w:instrText xml:space="preserve"> PAGEREF _Toc455520351 \h </w:instrText>
          </w:r>
          <w:r>
            <w:rPr>
              <w:noProof/>
              <w:webHidden/>
            </w:rPr>
          </w:r>
          <w:r>
            <w:rPr>
              <w:noProof/>
              <w:webHidden/>
            </w:rPr>
            <w:fldChar w:fldCharType="separate"/>
          </w:r>
          <w:r>
            <w:rPr>
              <w:noProof/>
              <w:webHidden/>
            </w:rPr>
            <w:t>16</w:t>
          </w:r>
          <w:r>
            <w:rPr>
              <w:noProof/>
              <w:webHidden/>
            </w:rPr>
            <w:fldChar w:fldCharType="end"/>
          </w:r>
          <w:r w:rsidRPr="00CA66C0">
            <w:rPr>
              <w:rStyle w:val="Hipervnculo"/>
              <w:noProof/>
            </w:rPr>
            <w:fldChar w:fldCharType="end"/>
          </w:r>
        </w:p>
        <w:p w14:paraId="0706C507"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"_Toc455520352"</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Alternativas de Solución</w:t>
          </w:r>
          <w:r>
            <w:rPr>
              <w:noProof/>
              <w:webHidden/>
            </w:rPr>
            <w:tab/>
          </w:r>
          <w:r>
            <w:rPr>
              <w:noProof/>
              <w:webHidden/>
            </w:rPr>
            <w:fldChar w:fldCharType="begin"/>
          </w:r>
          <w:r>
            <w:rPr>
              <w:noProof/>
              <w:webHidden/>
            </w:rPr>
            <w:instrText xml:space="preserve"> PAGEREF _Toc455520352 \h </w:instrText>
          </w:r>
          <w:r>
            <w:rPr>
              <w:noProof/>
              <w:webHidden/>
            </w:rPr>
          </w:r>
          <w:r>
            <w:rPr>
              <w:noProof/>
              <w:webHidden/>
            </w:rPr>
            <w:fldChar w:fldCharType="separate"/>
          </w:r>
          <w:r>
            <w:rPr>
              <w:noProof/>
              <w:webHidden/>
            </w:rPr>
            <w:t>16</w:t>
          </w:r>
          <w:r>
            <w:rPr>
              <w:noProof/>
              <w:webHidden/>
            </w:rPr>
            <w:fldChar w:fldCharType="end"/>
          </w:r>
          <w:r w:rsidRPr="00CA66C0">
            <w:rPr>
              <w:rStyle w:val="Hipervnculo"/>
              <w:noProof/>
            </w:rPr>
            <w:fldChar w:fldCharType="end"/>
          </w:r>
        </w:p>
        <w:p w14:paraId="29C15B49"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"_Toc455520353"</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Solución Propuesta</w:t>
          </w:r>
          <w:r>
            <w:rPr>
              <w:noProof/>
              <w:webHidden/>
            </w:rPr>
            <w:tab/>
          </w:r>
          <w:r>
            <w:rPr>
              <w:noProof/>
              <w:webHidden/>
            </w:rPr>
            <w:fldChar w:fldCharType="begin"/>
          </w:r>
          <w:r>
            <w:rPr>
              <w:noProof/>
              <w:webHidden/>
            </w:rPr>
            <w:instrText xml:space="preserve"> PAGEREF _Toc455520353 \h </w:instrText>
          </w:r>
          <w:r>
            <w:rPr>
              <w:noProof/>
              <w:webHidden/>
            </w:rPr>
          </w:r>
          <w:r>
            <w:rPr>
              <w:noProof/>
              <w:webHidden/>
            </w:rPr>
            <w:fldChar w:fldCharType="separate"/>
          </w:r>
          <w:r>
            <w:rPr>
              <w:noProof/>
              <w:webHidden/>
            </w:rPr>
            <w:t>18</w:t>
          </w:r>
          <w:r>
            <w:rPr>
              <w:noProof/>
              <w:webHidden/>
            </w:rPr>
            <w:fldChar w:fldCharType="end"/>
          </w:r>
          <w:r w:rsidRPr="00CA66C0">
            <w:rPr>
              <w:rStyle w:val="Hipervnculo"/>
              <w:noProof/>
            </w:rPr>
            <w:fldChar w:fldCharType="end"/>
          </w:r>
        </w:p>
        <w:p w14:paraId="79D7CCC4"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"_Toc455520354"</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Alcance y Limitaciones</w:t>
          </w:r>
          <w:r>
            <w:rPr>
              <w:noProof/>
              <w:webHidden/>
            </w:rPr>
            <w:tab/>
          </w:r>
          <w:r>
            <w:rPr>
              <w:noProof/>
              <w:webHidden/>
            </w:rPr>
            <w:fldChar w:fldCharType="begin"/>
          </w:r>
          <w:r>
            <w:rPr>
              <w:noProof/>
              <w:webHidden/>
            </w:rPr>
            <w:instrText xml:space="preserve"> PAGEREF _Toc455520354 \h </w:instrText>
          </w:r>
          <w:r>
            <w:rPr>
              <w:noProof/>
              <w:webHidden/>
            </w:rPr>
          </w:r>
          <w:r>
            <w:rPr>
              <w:noProof/>
              <w:webHidden/>
            </w:rPr>
            <w:fldChar w:fldCharType="separate"/>
          </w:r>
          <w:r>
            <w:rPr>
              <w:noProof/>
              <w:webHidden/>
            </w:rPr>
            <w:t>19</w:t>
          </w:r>
          <w:r>
            <w:rPr>
              <w:noProof/>
              <w:webHidden/>
            </w:rPr>
            <w:fldChar w:fldCharType="end"/>
          </w:r>
          <w:r w:rsidRPr="00CA66C0">
            <w:rPr>
              <w:rStyle w:val="Hipervnculo"/>
              <w:noProof/>
            </w:rPr>
            <w:fldChar w:fldCharType="end"/>
          </w:r>
        </w:p>
        <w:p w14:paraId="66D785D2"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"_Toc455520355"</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Factibilidad</w:t>
          </w:r>
          <w:r>
            <w:rPr>
              <w:noProof/>
              <w:webHidden/>
            </w:rPr>
            <w:tab/>
          </w:r>
          <w:r>
            <w:rPr>
              <w:noProof/>
              <w:webHidden/>
            </w:rPr>
            <w:fldChar w:fldCharType="begin"/>
          </w:r>
          <w:r>
            <w:rPr>
              <w:noProof/>
              <w:webHidden/>
            </w:rPr>
            <w:instrText xml:space="preserve"> PAGEREF _Toc455520355 \h </w:instrText>
          </w:r>
          <w:r>
            <w:rPr>
              <w:noProof/>
              <w:webHidden/>
            </w:rPr>
          </w:r>
          <w:r>
            <w:rPr>
              <w:noProof/>
              <w:webHidden/>
            </w:rPr>
            <w:fldChar w:fldCharType="separate"/>
          </w:r>
          <w:r>
            <w:rPr>
              <w:noProof/>
              <w:webHidden/>
            </w:rPr>
            <w:t>20</w:t>
          </w:r>
          <w:r>
            <w:rPr>
              <w:noProof/>
              <w:webHidden/>
            </w:rPr>
            <w:fldChar w:fldCharType="end"/>
          </w:r>
          <w:r w:rsidRPr="00CA66C0">
            <w:rPr>
              <w:rStyle w:val="Hipervnculo"/>
              <w:noProof/>
            </w:rPr>
            <w:fldChar w:fldCharType="end"/>
          </w:r>
        </w:p>
        <w:p w14:paraId="7535A4A0"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"_Toc455520356"</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Resumen y Esquema de Implementación de la Solución Propuesta</w:t>
          </w:r>
          <w:r>
            <w:rPr>
              <w:noProof/>
              <w:webHidden/>
            </w:rPr>
            <w:tab/>
          </w:r>
          <w:r>
            <w:rPr>
              <w:noProof/>
              <w:webHidden/>
            </w:rPr>
            <w:fldChar w:fldCharType="begin"/>
          </w:r>
          <w:r>
            <w:rPr>
              <w:noProof/>
              <w:webHidden/>
            </w:rPr>
            <w:instrText xml:space="preserve"> PAGEREF _Toc455520356 \h </w:instrText>
          </w:r>
          <w:r>
            <w:rPr>
              <w:noProof/>
              <w:webHidden/>
            </w:rPr>
          </w:r>
          <w:r>
            <w:rPr>
              <w:noProof/>
              <w:webHidden/>
            </w:rPr>
            <w:fldChar w:fldCharType="separate"/>
          </w:r>
          <w:r>
            <w:rPr>
              <w:noProof/>
              <w:webHidden/>
            </w:rPr>
            <w:t>21</w:t>
          </w:r>
          <w:r>
            <w:rPr>
              <w:noProof/>
              <w:webHidden/>
            </w:rPr>
            <w:fldChar w:fldCharType="end"/>
          </w:r>
          <w:r w:rsidRPr="00CA66C0">
            <w:rPr>
              <w:rStyle w:val="Hipervnculo"/>
              <w:noProof/>
            </w:rPr>
            <w:fldChar w:fldCharType="end"/>
          </w:r>
        </w:p>
        <w:p w14:paraId="25F97813"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"_Toc455520357"</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Requisitos de Alto Nivel</w:t>
          </w:r>
          <w:r>
            <w:rPr>
              <w:noProof/>
              <w:webHidden/>
            </w:rPr>
            <w:tab/>
          </w:r>
          <w:r>
            <w:rPr>
              <w:noProof/>
              <w:webHidden/>
            </w:rPr>
            <w:fldChar w:fldCharType="begin"/>
          </w:r>
          <w:r>
            <w:rPr>
              <w:noProof/>
              <w:webHidden/>
            </w:rPr>
            <w:instrText xml:space="preserve"> PAGEREF _Toc455520357 \h </w:instrText>
          </w:r>
          <w:r>
            <w:rPr>
              <w:noProof/>
              <w:webHidden/>
            </w:rPr>
          </w:r>
          <w:r>
            <w:rPr>
              <w:noProof/>
              <w:webHidden/>
            </w:rPr>
            <w:fldChar w:fldCharType="separate"/>
          </w:r>
          <w:r>
            <w:rPr>
              <w:noProof/>
              <w:webHidden/>
            </w:rPr>
            <w:t>24</w:t>
          </w:r>
          <w:r>
            <w:rPr>
              <w:noProof/>
              <w:webHidden/>
            </w:rPr>
            <w:fldChar w:fldCharType="end"/>
          </w:r>
          <w:r w:rsidRPr="00CA66C0">
            <w:rPr>
              <w:rStyle w:val="Hipervnculo"/>
              <w:noProof/>
            </w:rPr>
            <w:fldChar w:fldCharType="end"/>
          </w:r>
        </w:p>
        <w:p w14:paraId="6E8044BF" w14:textId="77777777" w:rsidR="004F7F4C" w:rsidRDefault="004F7F4C" w:rsidP="004F7F4C">
          <w:pPr>
            <w:pStyle w:val="TDC1"/>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"_Toc455520358"</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CAPÍTULO III</w:t>
          </w:r>
          <w:r>
            <w:rPr>
              <w:noProof/>
              <w:webHidden/>
            </w:rPr>
            <w:tab/>
          </w:r>
          <w:r>
            <w:rPr>
              <w:noProof/>
              <w:webHidden/>
            </w:rPr>
            <w:fldChar w:fldCharType="begin"/>
          </w:r>
          <w:r>
            <w:rPr>
              <w:noProof/>
              <w:webHidden/>
            </w:rPr>
            <w:instrText xml:space="preserve"> PAGEREF _Toc455520358 \h </w:instrText>
          </w:r>
          <w:r>
            <w:rPr>
              <w:noProof/>
              <w:webHidden/>
            </w:rPr>
          </w:r>
          <w:r>
            <w:rPr>
              <w:noProof/>
              <w:webHidden/>
            </w:rPr>
            <w:fldChar w:fldCharType="separate"/>
          </w:r>
          <w:r>
            <w:rPr>
              <w:noProof/>
              <w:webHidden/>
            </w:rPr>
            <w:t>26</w:t>
          </w:r>
          <w:r>
            <w:rPr>
              <w:noProof/>
              <w:webHidden/>
            </w:rPr>
            <w:fldChar w:fldCharType="end"/>
          </w:r>
          <w:r w:rsidRPr="00CA66C0">
            <w:rPr>
              <w:rStyle w:val="Hipervnculo"/>
              <w:noProof/>
            </w:rPr>
            <w:fldChar w:fldCharType="end"/>
          </w:r>
        </w:p>
        <w:p w14:paraId="49DA370B"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"_Toc455520359"</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Planificación de Hitos</w:t>
          </w:r>
          <w:r>
            <w:rPr>
              <w:noProof/>
              <w:webHidden/>
            </w:rPr>
            <w:tab/>
          </w:r>
          <w:r>
            <w:rPr>
              <w:noProof/>
              <w:webHidden/>
            </w:rPr>
            <w:fldChar w:fldCharType="begin"/>
          </w:r>
          <w:r>
            <w:rPr>
              <w:noProof/>
              <w:webHidden/>
            </w:rPr>
            <w:instrText xml:space="preserve"> PAGEREF _Toc455520359 \h </w:instrText>
          </w:r>
          <w:r>
            <w:rPr>
              <w:noProof/>
              <w:webHidden/>
            </w:rPr>
          </w:r>
          <w:r>
            <w:rPr>
              <w:noProof/>
              <w:webHidden/>
            </w:rPr>
            <w:fldChar w:fldCharType="separate"/>
          </w:r>
          <w:r>
            <w:rPr>
              <w:noProof/>
              <w:webHidden/>
            </w:rPr>
            <w:t>26</w:t>
          </w:r>
          <w:r>
            <w:rPr>
              <w:noProof/>
              <w:webHidden/>
            </w:rPr>
            <w:fldChar w:fldCharType="end"/>
          </w:r>
          <w:r w:rsidRPr="00CA66C0">
            <w:rPr>
              <w:rStyle w:val="Hipervnculo"/>
              <w:noProof/>
            </w:rPr>
            <w:fldChar w:fldCharType="end"/>
          </w:r>
        </w:p>
        <w:p w14:paraId="537E6AF3"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"_Toc455520360"</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Metodología</w:t>
          </w:r>
          <w:r>
            <w:rPr>
              <w:noProof/>
              <w:webHidden/>
            </w:rPr>
            <w:tab/>
          </w:r>
          <w:r>
            <w:rPr>
              <w:noProof/>
              <w:webHidden/>
            </w:rPr>
            <w:fldChar w:fldCharType="begin"/>
          </w:r>
          <w:r>
            <w:rPr>
              <w:noProof/>
              <w:webHidden/>
            </w:rPr>
            <w:instrText xml:space="preserve"> PAGEREF _Toc455520360 \h </w:instrText>
          </w:r>
          <w:r>
            <w:rPr>
              <w:noProof/>
              <w:webHidden/>
            </w:rPr>
          </w:r>
          <w:r>
            <w:rPr>
              <w:noProof/>
              <w:webHidden/>
            </w:rPr>
            <w:fldChar w:fldCharType="separate"/>
          </w:r>
          <w:r>
            <w:rPr>
              <w:noProof/>
              <w:webHidden/>
            </w:rPr>
            <w:t>26</w:t>
          </w:r>
          <w:r>
            <w:rPr>
              <w:noProof/>
              <w:webHidden/>
            </w:rPr>
            <w:fldChar w:fldCharType="end"/>
          </w:r>
          <w:r w:rsidRPr="00CA66C0">
            <w:rPr>
              <w:rStyle w:val="Hipervnculo"/>
              <w:noProof/>
            </w:rPr>
            <w:fldChar w:fldCharType="end"/>
          </w:r>
        </w:p>
        <w:p w14:paraId="33D9D0D5"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"_Toc455520361"</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Ambiente de Desarrollo, Testing y Producción</w:t>
          </w:r>
          <w:r>
            <w:rPr>
              <w:noProof/>
              <w:webHidden/>
            </w:rPr>
            <w:tab/>
          </w:r>
          <w:r>
            <w:rPr>
              <w:noProof/>
              <w:webHidden/>
            </w:rPr>
            <w:fldChar w:fldCharType="begin"/>
          </w:r>
          <w:r>
            <w:rPr>
              <w:noProof/>
              <w:webHidden/>
            </w:rPr>
            <w:instrText xml:space="preserve"> PAGEREF _Toc455520361 \h </w:instrText>
          </w:r>
          <w:r>
            <w:rPr>
              <w:noProof/>
              <w:webHidden/>
            </w:rPr>
          </w:r>
          <w:r>
            <w:rPr>
              <w:noProof/>
              <w:webHidden/>
            </w:rPr>
            <w:fldChar w:fldCharType="separate"/>
          </w:r>
          <w:r>
            <w:rPr>
              <w:noProof/>
              <w:webHidden/>
            </w:rPr>
            <w:t>28</w:t>
          </w:r>
          <w:r>
            <w:rPr>
              <w:noProof/>
              <w:webHidden/>
            </w:rPr>
            <w:fldChar w:fldCharType="end"/>
          </w:r>
          <w:r w:rsidRPr="00CA66C0">
            <w:rPr>
              <w:rStyle w:val="Hipervnculo"/>
              <w:noProof/>
            </w:rPr>
            <w:fldChar w:fldCharType="end"/>
          </w:r>
        </w:p>
        <w:p w14:paraId="462D4C14"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"_Toc455520362"</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Plan de Pruebas</w:t>
          </w:r>
          <w:r>
            <w:rPr>
              <w:noProof/>
              <w:webHidden/>
            </w:rPr>
            <w:tab/>
          </w:r>
          <w:r>
            <w:rPr>
              <w:noProof/>
              <w:webHidden/>
            </w:rPr>
            <w:fldChar w:fldCharType="begin"/>
          </w:r>
          <w:r>
            <w:rPr>
              <w:noProof/>
              <w:webHidden/>
            </w:rPr>
            <w:instrText xml:space="preserve"> PAGEREF _Toc455520362 \h </w:instrText>
          </w:r>
          <w:r>
            <w:rPr>
              <w:noProof/>
              <w:webHidden/>
            </w:rPr>
          </w:r>
          <w:r>
            <w:rPr>
              <w:noProof/>
              <w:webHidden/>
            </w:rPr>
            <w:fldChar w:fldCharType="separate"/>
          </w:r>
          <w:r>
            <w:rPr>
              <w:noProof/>
              <w:webHidden/>
            </w:rPr>
            <w:t>30</w:t>
          </w:r>
          <w:r>
            <w:rPr>
              <w:noProof/>
              <w:webHidden/>
            </w:rPr>
            <w:fldChar w:fldCharType="end"/>
          </w:r>
          <w:r w:rsidRPr="00CA66C0">
            <w:rPr>
              <w:rStyle w:val="Hipervnculo"/>
              <w:noProof/>
            </w:rPr>
            <w:fldChar w:fldCharType="end"/>
          </w:r>
        </w:p>
        <w:p w14:paraId="52CC66CB"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"_Toc455520363"</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Gestión de Configuración</w:t>
          </w:r>
          <w:r>
            <w:rPr>
              <w:noProof/>
              <w:webHidden/>
            </w:rPr>
            <w:tab/>
          </w:r>
          <w:r>
            <w:rPr>
              <w:noProof/>
              <w:webHidden/>
            </w:rPr>
            <w:fldChar w:fldCharType="begin"/>
          </w:r>
          <w:r>
            <w:rPr>
              <w:noProof/>
              <w:webHidden/>
            </w:rPr>
            <w:instrText xml:space="preserve"> PAGEREF _Toc455520363 \h </w:instrText>
          </w:r>
          <w:r>
            <w:rPr>
              <w:noProof/>
              <w:webHidden/>
            </w:rPr>
          </w:r>
          <w:r>
            <w:rPr>
              <w:noProof/>
              <w:webHidden/>
            </w:rPr>
            <w:fldChar w:fldCharType="separate"/>
          </w:r>
          <w:r>
            <w:rPr>
              <w:noProof/>
              <w:webHidden/>
            </w:rPr>
            <w:t>31</w:t>
          </w:r>
          <w:r>
            <w:rPr>
              <w:noProof/>
              <w:webHidden/>
            </w:rPr>
            <w:fldChar w:fldCharType="end"/>
          </w:r>
          <w:r w:rsidRPr="00CA66C0">
            <w:rPr>
              <w:rStyle w:val="Hipervnculo"/>
              <w:noProof/>
            </w:rPr>
            <w:fldChar w:fldCharType="end"/>
          </w:r>
        </w:p>
        <w:p w14:paraId="0690572F"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"_Toc455520364"</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Gestión de Cambios</w:t>
          </w:r>
          <w:r>
            <w:rPr>
              <w:noProof/>
              <w:webHidden/>
            </w:rPr>
            <w:tab/>
          </w:r>
          <w:r>
            <w:rPr>
              <w:noProof/>
              <w:webHidden/>
            </w:rPr>
            <w:fldChar w:fldCharType="begin"/>
          </w:r>
          <w:r>
            <w:rPr>
              <w:noProof/>
              <w:webHidden/>
            </w:rPr>
            <w:instrText xml:space="preserve"> PAGEREF _Toc455520364 \h </w:instrText>
          </w:r>
          <w:r>
            <w:rPr>
              <w:noProof/>
              <w:webHidden/>
            </w:rPr>
          </w:r>
          <w:r>
            <w:rPr>
              <w:noProof/>
              <w:webHidden/>
            </w:rPr>
            <w:fldChar w:fldCharType="separate"/>
          </w:r>
          <w:r>
            <w:rPr>
              <w:noProof/>
              <w:webHidden/>
            </w:rPr>
            <w:t>32</w:t>
          </w:r>
          <w:r>
            <w:rPr>
              <w:noProof/>
              <w:webHidden/>
            </w:rPr>
            <w:fldChar w:fldCharType="end"/>
          </w:r>
          <w:r w:rsidRPr="00CA66C0">
            <w:rPr>
              <w:rStyle w:val="Hipervnculo"/>
              <w:noProof/>
            </w:rPr>
            <w:fldChar w:fldCharType="end"/>
          </w:r>
        </w:p>
        <w:p w14:paraId="6A6D6CF4"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"_Toc455520365"</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Gestión de Riesgos</w:t>
          </w:r>
          <w:r>
            <w:rPr>
              <w:noProof/>
              <w:webHidden/>
            </w:rPr>
            <w:tab/>
          </w:r>
          <w:r>
            <w:rPr>
              <w:noProof/>
              <w:webHidden/>
            </w:rPr>
            <w:fldChar w:fldCharType="begin"/>
          </w:r>
          <w:r>
            <w:rPr>
              <w:noProof/>
              <w:webHidden/>
            </w:rPr>
            <w:instrText xml:space="preserve"> PAGEREF _Toc455520365 \h </w:instrText>
          </w:r>
          <w:r>
            <w:rPr>
              <w:noProof/>
              <w:webHidden/>
            </w:rPr>
          </w:r>
          <w:r>
            <w:rPr>
              <w:noProof/>
              <w:webHidden/>
            </w:rPr>
            <w:fldChar w:fldCharType="separate"/>
          </w:r>
          <w:r>
            <w:rPr>
              <w:noProof/>
              <w:webHidden/>
            </w:rPr>
            <w:t>32</w:t>
          </w:r>
          <w:r>
            <w:rPr>
              <w:noProof/>
              <w:webHidden/>
            </w:rPr>
            <w:fldChar w:fldCharType="end"/>
          </w:r>
          <w:r w:rsidRPr="00CA66C0">
            <w:rPr>
              <w:rStyle w:val="Hipervnculo"/>
              <w:noProof/>
            </w:rPr>
            <w:fldChar w:fldCharType="end"/>
          </w:r>
        </w:p>
        <w:p w14:paraId="02F9C667" w14:textId="77777777" w:rsidR="004F7F4C" w:rsidRDefault="004F7F4C" w:rsidP="004F7F4C">
          <w:pPr>
            <w:pStyle w:val="TDC1"/>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"_Toc455520366"</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Capitulo IV</w:t>
          </w:r>
          <w:r>
            <w:rPr>
              <w:noProof/>
              <w:webHidden/>
            </w:rPr>
            <w:tab/>
          </w:r>
          <w:r>
            <w:rPr>
              <w:noProof/>
              <w:webHidden/>
            </w:rPr>
            <w:fldChar w:fldCharType="begin"/>
          </w:r>
          <w:r>
            <w:rPr>
              <w:noProof/>
              <w:webHidden/>
            </w:rPr>
            <w:instrText xml:space="preserve"> PAGEREF _Toc455520366 \h </w:instrText>
          </w:r>
          <w:r>
            <w:rPr>
              <w:noProof/>
              <w:webHidden/>
            </w:rPr>
          </w:r>
          <w:r>
            <w:rPr>
              <w:noProof/>
              <w:webHidden/>
            </w:rPr>
            <w:fldChar w:fldCharType="separate"/>
          </w:r>
          <w:r>
            <w:rPr>
              <w:noProof/>
              <w:webHidden/>
            </w:rPr>
            <w:t>33</w:t>
          </w:r>
          <w:r>
            <w:rPr>
              <w:noProof/>
              <w:webHidden/>
            </w:rPr>
            <w:fldChar w:fldCharType="end"/>
          </w:r>
          <w:r w:rsidRPr="00CA66C0">
            <w:rPr>
              <w:rStyle w:val="Hipervnculo"/>
              <w:noProof/>
            </w:rPr>
            <w:fldChar w:fldCharType="end"/>
          </w:r>
        </w:p>
        <w:p w14:paraId="433D1743"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"_Toc455520367"</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Análisis</w:t>
          </w:r>
          <w:r>
            <w:rPr>
              <w:noProof/>
              <w:webHidden/>
            </w:rPr>
            <w:tab/>
          </w:r>
          <w:r>
            <w:rPr>
              <w:noProof/>
              <w:webHidden/>
            </w:rPr>
            <w:fldChar w:fldCharType="begin"/>
          </w:r>
          <w:r>
            <w:rPr>
              <w:noProof/>
              <w:webHidden/>
            </w:rPr>
            <w:instrText xml:space="preserve"> PAGEREF _Toc455520367 \h </w:instrText>
          </w:r>
          <w:r>
            <w:rPr>
              <w:noProof/>
              <w:webHidden/>
            </w:rPr>
          </w:r>
          <w:r>
            <w:rPr>
              <w:noProof/>
              <w:webHidden/>
            </w:rPr>
            <w:fldChar w:fldCharType="separate"/>
          </w:r>
          <w:r>
            <w:rPr>
              <w:noProof/>
              <w:webHidden/>
            </w:rPr>
            <w:t>33</w:t>
          </w:r>
          <w:r>
            <w:rPr>
              <w:noProof/>
              <w:webHidden/>
            </w:rPr>
            <w:fldChar w:fldCharType="end"/>
          </w:r>
          <w:r w:rsidRPr="00CA66C0">
            <w:rPr>
              <w:rStyle w:val="Hipervnculo"/>
              <w:noProof/>
            </w:rPr>
            <w:fldChar w:fldCharType="end"/>
          </w:r>
        </w:p>
        <w:p w14:paraId="19B247E0"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"_Toc455520368"</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Diseño Detallado</w:t>
          </w:r>
          <w:r>
            <w:rPr>
              <w:noProof/>
              <w:webHidden/>
            </w:rPr>
            <w:tab/>
          </w:r>
          <w:r>
            <w:rPr>
              <w:noProof/>
              <w:webHidden/>
            </w:rPr>
            <w:fldChar w:fldCharType="begin"/>
          </w:r>
          <w:r>
            <w:rPr>
              <w:noProof/>
              <w:webHidden/>
            </w:rPr>
            <w:instrText xml:space="preserve"> PAGEREF _Toc455520368 \h </w:instrText>
          </w:r>
          <w:r>
            <w:rPr>
              <w:noProof/>
              <w:webHidden/>
            </w:rPr>
          </w:r>
          <w:r>
            <w:rPr>
              <w:noProof/>
              <w:webHidden/>
            </w:rPr>
            <w:fldChar w:fldCharType="separate"/>
          </w:r>
          <w:r>
            <w:rPr>
              <w:noProof/>
              <w:webHidden/>
            </w:rPr>
            <w:t>35</w:t>
          </w:r>
          <w:r>
            <w:rPr>
              <w:noProof/>
              <w:webHidden/>
            </w:rPr>
            <w:fldChar w:fldCharType="end"/>
          </w:r>
          <w:r w:rsidRPr="00CA66C0">
            <w:rPr>
              <w:rStyle w:val="Hipervnculo"/>
              <w:noProof/>
            </w:rPr>
            <w:fldChar w:fldCharType="end"/>
          </w:r>
        </w:p>
        <w:p w14:paraId="677C2162" w14:textId="77777777" w:rsidR="004F7F4C" w:rsidRDefault="004F7F4C" w:rsidP="004F7F4C">
          <w:pPr>
            <w:pStyle w:val="TDC1"/>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"_Toc455520369"</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Planificación de Iteraciones</w:t>
          </w:r>
          <w:r>
            <w:rPr>
              <w:noProof/>
              <w:webHidden/>
            </w:rPr>
            <w:tab/>
          </w:r>
          <w:r>
            <w:rPr>
              <w:noProof/>
              <w:webHidden/>
            </w:rPr>
            <w:fldChar w:fldCharType="begin"/>
          </w:r>
          <w:r>
            <w:rPr>
              <w:noProof/>
              <w:webHidden/>
            </w:rPr>
            <w:instrText xml:space="preserve"> PAGEREF _Toc455520369 \h </w:instrText>
          </w:r>
          <w:r>
            <w:rPr>
              <w:noProof/>
              <w:webHidden/>
            </w:rPr>
          </w:r>
          <w:r>
            <w:rPr>
              <w:noProof/>
              <w:webHidden/>
            </w:rPr>
            <w:fldChar w:fldCharType="separate"/>
          </w:r>
          <w:r>
            <w:rPr>
              <w:noProof/>
              <w:webHidden/>
            </w:rPr>
            <w:t>36</w:t>
          </w:r>
          <w:r>
            <w:rPr>
              <w:noProof/>
              <w:webHidden/>
            </w:rPr>
            <w:fldChar w:fldCharType="end"/>
          </w:r>
          <w:r w:rsidRPr="00CA66C0">
            <w:rPr>
              <w:rStyle w:val="Hipervnculo"/>
              <w:noProof/>
            </w:rPr>
            <w:fldChar w:fldCharType="end"/>
          </w:r>
        </w:p>
        <w:p w14:paraId="2019919B"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"_Toc455520370"</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Pruebas</w:t>
          </w:r>
          <w:r>
            <w:rPr>
              <w:noProof/>
              <w:webHidden/>
            </w:rPr>
            <w:tab/>
          </w:r>
          <w:r>
            <w:rPr>
              <w:noProof/>
              <w:webHidden/>
            </w:rPr>
            <w:fldChar w:fldCharType="begin"/>
          </w:r>
          <w:r>
            <w:rPr>
              <w:noProof/>
              <w:webHidden/>
            </w:rPr>
            <w:instrText xml:space="preserve"> PAGEREF _Toc455520370 \h </w:instrText>
          </w:r>
          <w:r>
            <w:rPr>
              <w:noProof/>
              <w:webHidden/>
            </w:rPr>
          </w:r>
          <w:r>
            <w:rPr>
              <w:noProof/>
              <w:webHidden/>
            </w:rPr>
            <w:fldChar w:fldCharType="separate"/>
          </w:r>
          <w:r>
            <w:rPr>
              <w:noProof/>
              <w:webHidden/>
            </w:rPr>
            <w:t>39</w:t>
          </w:r>
          <w:r>
            <w:rPr>
              <w:noProof/>
              <w:webHidden/>
            </w:rPr>
            <w:fldChar w:fldCharType="end"/>
          </w:r>
          <w:r w:rsidRPr="00CA66C0">
            <w:rPr>
              <w:rStyle w:val="Hipervnculo"/>
              <w:noProof/>
            </w:rPr>
            <w:fldChar w:fldCharType="end"/>
          </w:r>
        </w:p>
        <w:p w14:paraId="0FF3BB75" w14:textId="77777777" w:rsidR="004F7F4C" w:rsidRDefault="004F7F4C" w:rsidP="004F7F4C">
          <w:pPr>
            <w:pStyle w:val="TDC1"/>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"_Toc455520371"</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CAPÍTULO V</w:t>
          </w:r>
          <w:r>
            <w:rPr>
              <w:noProof/>
              <w:webHidden/>
            </w:rPr>
            <w:tab/>
          </w:r>
          <w:r>
            <w:rPr>
              <w:noProof/>
              <w:webHidden/>
            </w:rPr>
            <w:fldChar w:fldCharType="begin"/>
          </w:r>
          <w:r>
            <w:rPr>
              <w:noProof/>
              <w:webHidden/>
            </w:rPr>
            <w:instrText xml:space="preserve"> PAGEREF _Toc455520371 \h </w:instrText>
          </w:r>
          <w:r>
            <w:rPr>
              <w:noProof/>
              <w:webHidden/>
            </w:rPr>
          </w:r>
          <w:r>
            <w:rPr>
              <w:noProof/>
              <w:webHidden/>
            </w:rPr>
            <w:fldChar w:fldCharType="separate"/>
          </w:r>
          <w:r>
            <w:rPr>
              <w:noProof/>
              <w:webHidden/>
            </w:rPr>
            <w:t>44</w:t>
          </w:r>
          <w:r>
            <w:rPr>
              <w:noProof/>
              <w:webHidden/>
            </w:rPr>
            <w:fldChar w:fldCharType="end"/>
          </w:r>
          <w:r w:rsidRPr="00CA66C0">
            <w:rPr>
              <w:rStyle w:val="Hipervnculo"/>
              <w:noProof/>
            </w:rPr>
            <w:fldChar w:fldCharType="end"/>
          </w:r>
        </w:p>
        <w:p w14:paraId="146B2A4F" w14:textId="77777777" w:rsidR="004F7F4C" w:rsidRDefault="004F7F4C" w:rsidP="004F7F4C">
          <w:pPr>
            <w:pStyle w:val="TDC1"/>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"_Toc455520372"</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Postmortem</w:t>
          </w:r>
          <w:r>
            <w:rPr>
              <w:noProof/>
              <w:webHidden/>
            </w:rPr>
            <w:tab/>
          </w:r>
          <w:r>
            <w:rPr>
              <w:noProof/>
              <w:webHidden/>
            </w:rPr>
            <w:fldChar w:fldCharType="begin"/>
          </w:r>
          <w:r>
            <w:rPr>
              <w:noProof/>
              <w:webHidden/>
            </w:rPr>
            <w:instrText xml:space="preserve"> PAGEREF _Toc455520372 \h </w:instrText>
          </w:r>
          <w:r>
            <w:rPr>
              <w:noProof/>
              <w:webHidden/>
            </w:rPr>
          </w:r>
          <w:r>
            <w:rPr>
              <w:noProof/>
              <w:webHidden/>
            </w:rPr>
            <w:fldChar w:fldCharType="separate"/>
          </w:r>
          <w:r>
            <w:rPr>
              <w:noProof/>
              <w:webHidden/>
            </w:rPr>
            <w:t>44</w:t>
          </w:r>
          <w:r>
            <w:rPr>
              <w:noProof/>
              <w:webHidden/>
            </w:rPr>
            <w:fldChar w:fldCharType="end"/>
          </w:r>
          <w:r w:rsidRPr="00CA66C0">
            <w:rPr>
              <w:rStyle w:val="Hipervnculo"/>
              <w:noProof/>
            </w:rPr>
            <w:fldChar w:fldCharType="end"/>
          </w:r>
        </w:p>
        <w:p w14:paraId="6E42D204"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"_Toc455520373"</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Problemas Abiertos</w:t>
          </w:r>
          <w:r>
            <w:rPr>
              <w:noProof/>
              <w:webHidden/>
            </w:rPr>
            <w:tab/>
          </w:r>
          <w:r>
            <w:rPr>
              <w:noProof/>
              <w:webHidden/>
            </w:rPr>
            <w:fldChar w:fldCharType="begin"/>
          </w:r>
          <w:r>
            <w:rPr>
              <w:noProof/>
              <w:webHidden/>
            </w:rPr>
            <w:instrText xml:space="preserve"> PAGEREF _Toc455520373 \h </w:instrText>
          </w:r>
          <w:r>
            <w:rPr>
              <w:noProof/>
              <w:webHidden/>
            </w:rPr>
          </w:r>
          <w:r>
            <w:rPr>
              <w:noProof/>
              <w:webHidden/>
            </w:rPr>
            <w:fldChar w:fldCharType="separate"/>
          </w:r>
          <w:r>
            <w:rPr>
              <w:noProof/>
              <w:webHidden/>
            </w:rPr>
            <w:t>44</w:t>
          </w:r>
          <w:r>
            <w:rPr>
              <w:noProof/>
              <w:webHidden/>
            </w:rPr>
            <w:fldChar w:fldCharType="end"/>
          </w:r>
          <w:r w:rsidRPr="00CA66C0">
            <w:rPr>
              <w:rStyle w:val="Hipervnculo"/>
              <w:noProof/>
            </w:rPr>
            <w:fldChar w:fldCharType="end"/>
          </w:r>
        </w:p>
        <w:p w14:paraId="147FE1EF"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"_Toc455520374"</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Trabajo Futuro</w:t>
          </w:r>
          <w:r>
            <w:rPr>
              <w:noProof/>
              <w:webHidden/>
            </w:rPr>
            <w:tab/>
          </w:r>
          <w:r>
            <w:rPr>
              <w:noProof/>
              <w:webHidden/>
            </w:rPr>
            <w:fldChar w:fldCharType="begin"/>
          </w:r>
          <w:r>
            <w:rPr>
              <w:noProof/>
              <w:webHidden/>
            </w:rPr>
            <w:instrText xml:space="preserve"> PAGEREF _Toc455520374 \h </w:instrText>
          </w:r>
          <w:r>
            <w:rPr>
              <w:noProof/>
              <w:webHidden/>
            </w:rPr>
          </w:r>
          <w:r>
            <w:rPr>
              <w:noProof/>
              <w:webHidden/>
            </w:rPr>
            <w:fldChar w:fldCharType="separate"/>
          </w:r>
          <w:r>
            <w:rPr>
              <w:noProof/>
              <w:webHidden/>
            </w:rPr>
            <w:t>44</w:t>
          </w:r>
          <w:r>
            <w:rPr>
              <w:noProof/>
              <w:webHidden/>
            </w:rPr>
            <w:fldChar w:fldCharType="end"/>
          </w:r>
          <w:r w:rsidRPr="00CA66C0">
            <w:rPr>
              <w:rStyle w:val="Hipervnculo"/>
              <w:noProof/>
            </w:rPr>
            <w:fldChar w:fldCharType="end"/>
          </w:r>
        </w:p>
        <w:p w14:paraId="090B58AE" w14:textId="77777777" w:rsidR="004F7F4C" w:rsidRDefault="004F7F4C" w:rsidP="004F7F4C">
          <w:pPr>
            <w:pStyle w:val="TDC1"/>
            <w:rPr>
              <w:rFonts w:eastAsiaTheme="minorEastAsia"/>
              <w:noProof/>
              <w:lang w:eastAsia="es-CL"/>
            </w:rPr>
          </w:pPr>
          <w:r w:rsidRPr="00CA66C0">
            <w:rPr>
              <w:rStyle w:val="Hipervnculo"/>
              <w:noProof/>
            </w:rPr>
            <w:lastRenderedPageBreak/>
            <w:fldChar w:fldCharType="begin"/>
          </w:r>
          <w:r w:rsidRPr="00CA66C0">
            <w:rPr>
              <w:rStyle w:val="Hipervnculo"/>
              <w:noProof/>
            </w:rPr>
            <w:instrText xml:space="preserve"> </w:instrText>
          </w:r>
          <w:r>
            <w:rPr>
              <w:noProof/>
            </w:rPr>
            <w:instrText>HYPERLINK \l "_Toc455520375"</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ANEXO</w:t>
          </w:r>
          <w:r>
            <w:rPr>
              <w:noProof/>
              <w:webHidden/>
            </w:rPr>
            <w:tab/>
          </w:r>
          <w:r>
            <w:rPr>
              <w:noProof/>
              <w:webHidden/>
            </w:rPr>
            <w:fldChar w:fldCharType="begin"/>
          </w:r>
          <w:r>
            <w:rPr>
              <w:noProof/>
              <w:webHidden/>
            </w:rPr>
            <w:instrText xml:space="preserve"> PAGEREF _Toc455520375 \h </w:instrText>
          </w:r>
          <w:r>
            <w:rPr>
              <w:noProof/>
              <w:webHidden/>
            </w:rPr>
          </w:r>
          <w:r>
            <w:rPr>
              <w:noProof/>
              <w:webHidden/>
            </w:rPr>
            <w:fldChar w:fldCharType="separate"/>
          </w:r>
          <w:r>
            <w:rPr>
              <w:noProof/>
              <w:webHidden/>
            </w:rPr>
            <w:t>45</w:t>
          </w:r>
          <w:r>
            <w:rPr>
              <w:noProof/>
              <w:webHidden/>
            </w:rPr>
            <w:fldChar w:fldCharType="end"/>
          </w:r>
          <w:r w:rsidRPr="00CA66C0">
            <w:rPr>
              <w:rStyle w:val="Hipervnculo"/>
              <w:noProof/>
            </w:rPr>
            <w:fldChar w:fldCharType="end"/>
          </w:r>
        </w:p>
        <w:p w14:paraId="1355D04C" w14:textId="77777777" w:rsidR="004F7F4C" w:rsidRDefault="004F7F4C">
          <w:pPr>
            <w:pStyle w:val="TDC2"/>
            <w:tabs>
              <w:tab w:val="right" w:leader="dot" w:pos="8828"/>
            </w:tabs>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"_Toc455520376"</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Control de Cambios</w:t>
          </w:r>
          <w:r>
            <w:rPr>
              <w:noProof/>
              <w:webHidden/>
            </w:rPr>
            <w:tab/>
          </w:r>
          <w:r>
            <w:rPr>
              <w:noProof/>
              <w:webHidden/>
            </w:rPr>
            <w:fldChar w:fldCharType="begin"/>
          </w:r>
          <w:r>
            <w:rPr>
              <w:noProof/>
              <w:webHidden/>
            </w:rPr>
            <w:instrText xml:space="preserve"> PAGEREF _Toc455520376 \h </w:instrText>
          </w:r>
          <w:r>
            <w:rPr>
              <w:noProof/>
              <w:webHidden/>
            </w:rPr>
          </w:r>
          <w:r>
            <w:rPr>
              <w:noProof/>
              <w:webHidden/>
            </w:rPr>
            <w:fldChar w:fldCharType="separate"/>
          </w:r>
          <w:r>
            <w:rPr>
              <w:noProof/>
              <w:webHidden/>
            </w:rPr>
            <w:t>45</w:t>
          </w:r>
          <w:r>
            <w:rPr>
              <w:noProof/>
              <w:webHidden/>
            </w:rPr>
            <w:fldChar w:fldCharType="end"/>
          </w:r>
          <w:r w:rsidRPr="00CA66C0">
            <w:rPr>
              <w:rStyle w:val="Hipervnculo"/>
              <w:noProof/>
            </w:rPr>
            <w:fldChar w:fldCharType="end"/>
          </w:r>
        </w:p>
        <w:p w14:paraId="5E24B937" w14:textId="77777777" w:rsidR="004F7F4C" w:rsidRDefault="004F7F4C" w:rsidP="004F7F4C">
          <w:pPr>
            <w:pStyle w:val="TDC1"/>
            <w:rPr>
              <w:rFonts w:eastAsiaTheme="minorEastAsia"/>
              <w:noProof/>
              <w:lang w:eastAsia="es-CL"/>
            </w:rPr>
          </w:pPr>
          <w:r w:rsidRPr="00CA66C0">
            <w:rPr>
              <w:rStyle w:val="Hipervnculo"/>
              <w:noProof/>
            </w:rPr>
            <w:fldChar w:fldCharType="begin"/>
          </w:r>
          <w:r w:rsidRPr="00CA66C0">
            <w:rPr>
              <w:rStyle w:val="Hipervnculo"/>
              <w:noProof/>
            </w:rPr>
            <w:instrText xml:space="preserve"> </w:instrText>
          </w:r>
          <w:r>
            <w:rPr>
              <w:noProof/>
            </w:rPr>
            <w:instrText>HYPERLINK \l "_Toc455520377"</w:instrText>
          </w:r>
          <w:r w:rsidRPr="00CA66C0">
            <w:rPr>
              <w:rStyle w:val="Hipervnculo"/>
              <w:noProof/>
            </w:rPr>
            <w:instrText xml:space="preserve"> </w:instrText>
          </w:r>
          <w:r w:rsidRPr="00CA66C0">
            <w:rPr>
              <w:rStyle w:val="Hipervnculo"/>
              <w:noProof/>
            </w:rPr>
            <w:fldChar w:fldCharType="separate"/>
          </w:r>
          <w:r w:rsidRPr="00CA66C0">
            <w:rPr>
              <w:rStyle w:val="Hipervnculo"/>
              <w:noProof/>
            </w:rPr>
            <w:t>Referencias</w:t>
          </w:r>
          <w:r>
            <w:rPr>
              <w:noProof/>
              <w:webHidden/>
            </w:rPr>
            <w:tab/>
          </w:r>
          <w:r>
            <w:rPr>
              <w:noProof/>
              <w:webHidden/>
            </w:rPr>
            <w:fldChar w:fldCharType="begin"/>
          </w:r>
          <w:r>
            <w:rPr>
              <w:noProof/>
              <w:webHidden/>
            </w:rPr>
            <w:instrText xml:space="preserve"> PAGEREF _Toc455520377 \h </w:instrText>
          </w:r>
          <w:r>
            <w:rPr>
              <w:noProof/>
              <w:webHidden/>
            </w:rPr>
          </w:r>
          <w:r>
            <w:rPr>
              <w:noProof/>
              <w:webHidden/>
            </w:rPr>
            <w:fldChar w:fldCharType="separate"/>
          </w:r>
          <w:r>
            <w:rPr>
              <w:noProof/>
              <w:webHidden/>
            </w:rPr>
            <w:t>46</w:t>
          </w:r>
          <w:r>
            <w:rPr>
              <w:noProof/>
              <w:webHidden/>
            </w:rPr>
            <w:fldChar w:fldCharType="end"/>
          </w:r>
          <w:r w:rsidRPr="00CA66C0">
            <w:rPr>
              <w:rStyle w:val="Hipervnculo"/>
              <w:noProof/>
            </w:rPr>
            <w:fldChar w:fldCharType="end"/>
          </w:r>
        </w:p>
        <w:p w14:paraId="188106DB" w14:textId="015561E1" w:rsidR="009B221D" w:rsidRPr="005F4457" w:rsidRDefault="00AF41C8" w:rsidP="00AF41C8">
          <w:ins w:id="64" w:author="Javier Ebers" w:date="2016-04-19T21:21:00Z">
            <w:r>
              <w:rPr>
                <w:b/>
                <w:bCs/>
                <w:lang w:val="es-ES"/>
              </w:rPr>
              <w:fldChar w:fldCharType="end"/>
            </w:r>
          </w:ins>
        </w:p>
        <w:customXmlInsRangeStart w:id="65" w:author="Javier Ebers" w:date="2016-04-19T21:21:00Z"/>
      </w:sdtContent>
    </w:sdt>
    <w:customXmlInsRangeEnd w:id="65"/>
    <w:p w14:paraId="3AFED229" w14:textId="07900F62" w:rsidR="00E6415F" w:rsidRPr="00E6415F" w:rsidDel="00A43E14" w:rsidRDefault="00E6415F" w:rsidP="00E6415F">
      <w:pPr>
        <w:rPr>
          <w:ins w:id="66" w:author="Javier Ebers" w:date="2016-04-19T21:22:00Z"/>
          <w:del w:id="67" w:author="alumno" w:date="2016-04-20T17:14:00Z"/>
          <w:rFonts w:ascii="Bookman Old Style" w:hAnsi="Bookman Old Style"/>
          <w:b/>
          <w:sz w:val="24"/>
          <w:szCs w:val="24"/>
        </w:rPr>
      </w:pPr>
      <w:r w:rsidRPr="00E6415F">
        <w:rPr>
          <w:rFonts w:ascii="Bookman Old Style" w:hAnsi="Bookman Old Style"/>
          <w:b/>
          <w:sz w:val="24"/>
          <w:szCs w:val="24"/>
        </w:rPr>
        <w:t>Índice de Figuras</w:t>
      </w:r>
    </w:p>
    <w:p w14:paraId="45DFF68F" w14:textId="77777777" w:rsidR="00AF41C8" w:rsidDel="00A43E14" w:rsidRDefault="00AF41C8" w:rsidP="00E6415F">
      <w:pPr>
        <w:rPr>
          <w:ins w:id="68" w:author="Javier Ebers" w:date="2016-04-19T21:22:00Z"/>
          <w:del w:id="69" w:author="alumno" w:date="2016-04-20T17:14:00Z"/>
          <w:rFonts w:ascii="Bookman Old Style" w:hAnsi="Bookman Old Style"/>
          <w:b/>
          <w:sz w:val="24"/>
          <w:szCs w:val="24"/>
        </w:rPr>
      </w:pPr>
    </w:p>
    <w:p w14:paraId="3C02B48D" w14:textId="77777777" w:rsidR="00AF41C8" w:rsidDel="00A43E14" w:rsidRDefault="00AF41C8" w:rsidP="00E6415F">
      <w:pPr>
        <w:rPr>
          <w:ins w:id="70" w:author="Javier Ebers" w:date="2016-04-19T21:22:00Z"/>
          <w:del w:id="71" w:author="alumno" w:date="2016-04-20T17:14:00Z"/>
          <w:rFonts w:ascii="Bookman Old Style" w:hAnsi="Bookman Old Style"/>
          <w:b/>
          <w:sz w:val="24"/>
          <w:szCs w:val="24"/>
        </w:rPr>
      </w:pPr>
    </w:p>
    <w:p w14:paraId="3AF8007E" w14:textId="77777777" w:rsidR="00AF41C8" w:rsidDel="00A43E14" w:rsidRDefault="00AF41C8" w:rsidP="00E6415F">
      <w:pPr>
        <w:rPr>
          <w:ins w:id="72" w:author="Javier Ebers" w:date="2016-04-19T21:22:00Z"/>
          <w:del w:id="73" w:author="alumno" w:date="2016-04-20T17:14:00Z"/>
          <w:rFonts w:ascii="Bookman Old Style" w:hAnsi="Bookman Old Style"/>
          <w:b/>
          <w:sz w:val="24"/>
          <w:szCs w:val="24"/>
        </w:rPr>
      </w:pPr>
    </w:p>
    <w:p w14:paraId="1E9B020E" w14:textId="5CD14E0D" w:rsidR="000857E4" w:rsidRDefault="000857E4" w:rsidP="00E6415F"/>
    <w:p w14:paraId="31742461" w14:textId="77777777" w:rsidR="008B023B" w:rsidRDefault="00E6415F" w:rsidP="008B023B">
      <w:pPr>
        <w:pStyle w:val="Tabladeilustraciones"/>
        <w:tabs>
          <w:tab w:val="right" w:leader="dot" w:pos="8828"/>
        </w:tabs>
        <w:spacing w:line="360" w:lineRule="auto"/>
        <w:rPr>
          <w:rFonts w:eastAsiaTheme="minorEastAsia"/>
          <w:noProof/>
          <w:lang w:eastAsia="es-CL"/>
        </w:rPr>
      </w:pPr>
      <w:r>
        <w:fldChar w:fldCharType="begin"/>
      </w:r>
      <w:r>
        <w:instrText xml:space="preserve"> TOC \h \z \c "Figura" </w:instrText>
      </w:r>
      <w:r>
        <w:fldChar w:fldCharType="separate"/>
      </w:r>
      <w:r w:rsidR="008B023B" w:rsidRPr="003C4479">
        <w:rPr>
          <w:rStyle w:val="Hipervnculo"/>
          <w:noProof/>
        </w:rPr>
        <w:fldChar w:fldCharType="begin"/>
      </w:r>
      <w:r w:rsidR="008B023B" w:rsidRPr="003C4479">
        <w:rPr>
          <w:rStyle w:val="Hipervnculo"/>
          <w:noProof/>
        </w:rPr>
        <w:instrText xml:space="preserve"> </w:instrText>
      </w:r>
      <w:r w:rsidR="008B023B">
        <w:rPr>
          <w:noProof/>
        </w:rPr>
        <w:instrText>HYPERLINK \l "_Toc455521860"</w:instrText>
      </w:r>
      <w:r w:rsidR="008B023B" w:rsidRPr="003C4479">
        <w:rPr>
          <w:rStyle w:val="Hipervnculo"/>
          <w:noProof/>
        </w:rPr>
        <w:instrText xml:space="preserve"> </w:instrText>
      </w:r>
      <w:r w:rsidR="008B023B" w:rsidRPr="003C4479">
        <w:rPr>
          <w:rStyle w:val="Hipervnculo"/>
          <w:noProof/>
        </w:rPr>
        <w:fldChar w:fldCharType="separate"/>
      </w:r>
      <w:r w:rsidR="008B023B" w:rsidRPr="003C4479">
        <w:rPr>
          <w:rStyle w:val="Hipervnculo"/>
          <w:noProof/>
        </w:rPr>
        <w:t>Figura 1: Porcentaje de escuelas conectadas a internet en Chile – Censo 2012</w:t>
      </w:r>
      <w:r w:rsidR="008B023B">
        <w:rPr>
          <w:noProof/>
          <w:webHidden/>
        </w:rPr>
        <w:tab/>
      </w:r>
      <w:r w:rsidR="008B023B">
        <w:rPr>
          <w:noProof/>
          <w:webHidden/>
        </w:rPr>
        <w:fldChar w:fldCharType="begin"/>
      </w:r>
      <w:r w:rsidR="008B023B">
        <w:rPr>
          <w:noProof/>
          <w:webHidden/>
        </w:rPr>
        <w:instrText xml:space="preserve"> PAGEREF _Toc455521860 \h </w:instrText>
      </w:r>
      <w:r w:rsidR="008B023B">
        <w:rPr>
          <w:noProof/>
          <w:webHidden/>
        </w:rPr>
      </w:r>
      <w:r w:rsidR="008B023B">
        <w:rPr>
          <w:noProof/>
          <w:webHidden/>
        </w:rPr>
        <w:fldChar w:fldCharType="separate"/>
      </w:r>
      <w:r w:rsidR="008B023B">
        <w:rPr>
          <w:noProof/>
          <w:webHidden/>
        </w:rPr>
        <w:t>7</w:t>
      </w:r>
      <w:r w:rsidR="008B023B">
        <w:rPr>
          <w:noProof/>
          <w:webHidden/>
        </w:rPr>
        <w:fldChar w:fldCharType="end"/>
      </w:r>
      <w:r w:rsidR="008B023B" w:rsidRPr="003C4479">
        <w:rPr>
          <w:rStyle w:val="Hipervnculo"/>
          <w:noProof/>
        </w:rPr>
        <w:fldChar w:fldCharType="end"/>
      </w:r>
    </w:p>
    <w:p w14:paraId="4FA47D4C"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"_Toc455521861"</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2: Oficinas para directores y docentes y espacios de apoyo a la docencia en las escuelas latinoamericanas (BID, 2011)</w:t>
      </w:r>
      <w:r>
        <w:rPr>
          <w:noProof/>
          <w:webHidden/>
        </w:rPr>
        <w:tab/>
      </w:r>
      <w:r>
        <w:rPr>
          <w:noProof/>
          <w:webHidden/>
        </w:rPr>
        <w:fldChar w:fldCharType="begin"/>
      </w:r>
      <w:r>
        <w:rPr>
          <w:noProof/>
          <w:webHidden/>
        </w:rPr>
        <w:instrText xml:space="preserve"> PAGEREF _Toc455521861 \h </w:instrText>
      </w:r>
      <w:r>
        <w:rPr>
          <w:noProof/>
          <w:webHidden/>
        </w:rPr>
      </w:r>
      <w:r>
        <w:rPr>
          <w:noProof/>
          <w:webHidden/>
        </w:rPr>
        <w:fldChar w:fldCharType="separate"/>
      </w:r>
      <w:r>
        <w:rPr>
          <w:noProof/>
          <w:webHidden/>
        </w:rPr>
        <w:t>8</w:t>
      </w:r>
      <w:r>
        <w:rPr>
          <w:noProof/>
          <w:webHidden/>
        </w:rPr>
        <w:fldChar w:fldCharType="end"/>
      </w:r>
      <w:r w:rsidRPr="003C4479">
        <w:rPr>
          <w:rStyle w:val="Hipervnculo"/>
          <w:noProof/>
        </w:rPr>
        <w:fldChar w:fldCharType="end"/>
      </w:r>
    </w:p>
    <w:p w14:paraId="7467A133"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"_Toc455521862"</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3: Espacios para deportes, auditorios y comedores en las escuelas latinoamericanas (BID, 2011)</w:t>
      </w:r>
      <w:r>
        <w:rPr>
          <w:noProof/>
          <w:webHidden/>
        </w:rPr>
        <w:tab/>
      </w:r>
      <w:r>
        <w:rPr>
          <w:noProof/>
          <w:webHidden/>
        </w:rPr>
        <w:fldChar w:fldCharType="begin"/>
      </w:r>
      <w:r>
        <w:rPr>
          <w:noProof/>
          <w:webHidden/>
        </w:rPr>
        <w:instrText xml:space="preserve"> PAGEREF _Toc455521862 \h </w:instrText>
      </w:r>
      <w:r>
        <w:rPr>
          <w:noProof/>
          <w:webHidden/>
        </w:rPr>
      </w:r>
      <w:r>
        <w:rPr>
          <w:noProof/>
          <w:webHidden/>
        </w:rPr>
        <w:fldChar w:fldCharType="separate"/>
      </w:r>
      <w:r>
        <w:rPr>
          <w:noProof/>
          <w:webHidden/>
        </w:rPr>
        <w:t>9</w:t>
      </w:r>
      <w:r>
        <w:rPr>
          <w:noProof/>
          <w:webHidden/>
        </w:rPr>
        <w:fldChar w:fldCharType="end"/>
      </w:r>
      <w:r w:rsidRPr="003C4479">
        <w:rPr>
          <w:rStyle w:val="Hipervnculo"/>
          <w:noProof/>
        </w:rPr>
        <w:fldChar w:fldCharType="end"/>
      </w:r>
    </w:p>
    <w:p w14:paraId="46A02480"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"_Toc455521863"</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4: Resultados comparativos en porcentajes de infraestructura por países y clasificación escolar (BID, 2011).</w:t>
      </w:r>
      <w:r>
        <w:rPr>
          <w:noProof/>
          <w:webHidden/>
        </w:rPr>
        <w:tab/>
      </w:r>
      <w:r>
        <w:rPr>
          <w:noProof/>
          <w:webHidden/>
        </w:rPr>
        <w:fldChar w:fldCharType="begin"/>
      </w:r>
      <w:r>
        <w:rPr>
          <w:noProof/>
          <w:webHidden/>
        </w:rPr>
        <w:instrText xml:space="preserve"> PAGEREF _Toc455521863 \h </w:instrText>
      </w:r>
      <w:r>
        <w:rPr>
          <w:noProof/>
          <w:webHidden/>
        </w:rPr>
      </w:r>
      <w:r>
        <w:rPr>
          <w:noProof/>
          <w:webHidden/>
        </w:rPr>
        <w:fldChar w:fldCharType="separate"/>
      </w:r>
      <w:r>
        <w:rPr>
          <w:noProof/>
          <w:webHidden/>
        </w:rPr>
        <w:t>10</w:t>
      </w:r>
      <w:r>
        <w:rPr>
          <w:noProof/>
          <w:webHidden/>
        </w:rPr>
        <w:fldChar w:fldCharType="end"/>
      </w:r>
      <w:r w:rsidRPr="003C4479">
        <w:rPr>
          <w:rStyle w:val="Hipervnculo"/>
          <w:noProof/>
        </w:rPr>
        <w:fldChar w:fldCharType="end"/>
      </w:r>
    </w:p>
    <w:p w14:paraId="08A52FD3"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"_Toc455521864"</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5: Tasa de empleabilidad por carrera en los primeros años de titulado, año 2014 (Ministerio de Educación, 2015)</w:t>
      </w:r>
      <w:r>
        <w:rPr>
          <w:noProof/>
          <w:webHidden/>
        </w:rPr>
        <w:tab/>
      </w:r>
      <w:r>
        <w:rPr>
          <w:noProof/>
          <w:webHidden/>
        </w:rPr>
        <w:fldChar w:fldCharType="begin"/>
      </w:r>
      <w:r>
        <w:rPr>
          <w:noProof/>
          <w:webHidden/>
        </w:rPr>
        <w:instrText xml:space="preserve"> PAGEREF _Toc455521864 \h </w:instrText>
      </w:r>
      <w:r>
        <w:rPr>
          <w:noProof/>
          <w:webHidden/>
        </w:rPr>
      </w:r>
      <w:r>
        <w:rPr>
          <w:noProof/>
          <w:webHidden/>
        </w:rPr>
        <w:fldChar w:fldCharType="separate"/>
      </w:r>
      <w:r>
        <w:rPr>
          <w:noProof/>
          <w:webHidden/>
        </w:rPr>
        <w:t>11</w:t>
      </w:r>
      <w:r>
        <w:rPr>
          <w:noProof/>
          <w:webHidden/>
        </w:rPr>
        <w:fldChar w:fldCharType="end"/>
      </w:r>
      <w:r w:rsidRPr="003C4479">
        <w:rPr>
          <w:rStyle w:val="Hipervnculo"/>
          <w:noProof/>
        </w:rPr>
        <w:fldChar w:fldCharType="end"/>
      </w:r>
    </w:p>
    <w:p w14:paraId="442865A7"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"_Toc455521865"</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6: Número de alumnos titulados por carrera, año 2014 (Ministerio de Educación, 2015)</w:t>
      </w:r>
      <w:r>
        <w:rPr>
          <w:noProof/>
          <w:webHidden/>
        </w:rPr>
        <w:tab/>
      </w:r>
      <w:r>
        <w:rPr>
          <w:noProof/>
          <w:webHidden/>
        </w:rPr>
        <w:fldChar w:fldCharType="begin"/>
      </w:r>
      <w:r>
        <w:rPr>
          <w:noProof/>
          <w:webHidden/>
        </w:rPr>
        <w:instrText xml:space="preserve"> PAGEREF _Toc455521865 \h </w:instrText>
      </w:r>
      <w:r>
        <w:rPr>
          <w:noProof/>
          <w:webHidden/>
        </w:rPr>
      </w:r>
      <w:r>
        <w:rPr>
          <w:noProof/>
          <w:webHidden/>
        </w:rPr>
        <w:fldChar w:fldCharType="separate"/>
      </w:r>
      <w:r>
        <w:rPr>
          <w:noProof/>
          <w:webHidden/>
        </w:rPr>
        <w:t>12</w:t>
      </w:r>
      <w:r>
        <w:rPr>
          <w:noProof/>
          <w:webHidden/>
        </w:rPr>
        <w:fldChar w:fldCharType="end"/>
      </w:r>
      <w:r w:rsidRPr="003C4479">
        <w:rPr>
          <w:rStyle w:val="Hipervnculo"/>
          <w:noProof/>
        </w:rPr>
        <w:fldChar w:fldCharType="end"/>
      </w:r>
    </w:p>
    <w:p w14:paraId="5CD093C1"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"_Toc455521866"</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7: Diagrama de Ishikawa</w:t>
      </w:r>
      <w:r>
        <w:rPr>
          <w:noProof/>
          <w:webHidden/>
        </w:rPr>
        <w:tab/>
      </w:r>
      <w:r>
        <w:rPr>
          <w:noProof/>
          <w:webHidden/>
        </w:rPr>
        <w:fldChar w:fldCharType="begin"/>
      </w:r>
      <w:r>
        <w:rPr>
          <w:noProof/>
          <w:webHidden/>
        </w:rPr>
        <w:instrText xml:space="preserve"> PAGEREF _Toc455521866 \h </w:instrText>
      </w:r>
      <w:r>
        <w:rPr>
          <w:noProof/>
          <w:webHidden/>
        </w:rPr>
      </w:r>
      <w:r>
        <w:rPr>
          <w:noProof/>
          <w:webHidden/>
        </w:rPr>
        <w:fldChar w:fldCharType="separate"/>
      </w:r>
      <w:r>
        <w:rPr>
          <w:noProof/>
          <w:webHidden/>
        </w:rPr>
        <w:t>14</w:t>
      </w:r>
      <w:r>
        <w:rPr>
          <w:noProof/>
          <w:webHidden/>
        </w:rPr>
        <w:fldChar w:fldCharType="end"/>
      </w:r>
      <w:r w:rsidRPr="003C4479">
        <w:rPr>
          <w:rStyle w:val="Hipervnculo"/>
          <w:noProof/>
        </w:rPr>
        <w:fldChar w:fldCharType="end"/>
      </w:r>
    </w:p>
    <w:p w14:paraId="48C13605"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"_Toc455521867"</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8: Esquema de alto nivel arquitectura cliente-servidor</w:t>
      </w:r>
      <w:r>
        <w:rPr>
          <w:noProof/>
          <w:webHidden/>
        </w:rPr>
        <w:tab/>
      </w:r>
      <w:r>
        <w:rPr>
          <w:noProof/>
          <w:webHidden/>
        </w:rPr>
        <w:fldChar w:fldCharType="begin"/>
      </w:r>
      <w:r>
        <w:rPr>
          <w:noProof/>
          <w:webHidden/>
        </w:rPr>
        <w:instrText xml:space="preserve"> PAGEREF _Toc455521867 \h </w:instrText>
      </w:r>
      <w:r>
        <w:rPr>
          <w:noProof/>
          <w:webHidden/>
        </w:rPr>
      </w:r>
      <w:r>
        <w:rPr>
          <w:noProof/>
          <w:webHidden/>
        </w:rPr>
        <w:fldChar w:fldCharType="separate"/>
      </w:r>
      <w:r>
        <w:rPr>
          <w:noProof/>
          <w:webHidden/>
        </w:rPr>
        <w:t>22</w:t>
      </w:r>
      <w:r>
        <w:rPr>
          <w:noProof/>
          <w:webHidden/>
        </w:rPr>
        <w:fldChar w:fldCharType="end"/>
      </w:r>
      <w:r w:rsidRPr="003C4479">
        <w:rPr>
          <w:rStyle w:val="Hipervnculo"/>
          <w:noProof/>
        </w:rPr>
        <w:fldChar w:fldCharType="end"/>
      </w:r>
    </w:p>
    <w:p w14:paraId="37422EAA"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"_Toc455521868"</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9: Esquema de alto nivel de la solución propuesta</w:t>
      </w:r>
      <w:r>
        <w:rPr>
          <w:noProof/>
          <w:webHidden/>
        </w:rPr>
        <w:tab/>
      </w:r>
      <w:r>
        <w:rPr>
          <w:noProof/>
          <w:webHidden/>
        </w:rPr>
        <w:fldChar w:fldCharType="begin"/>
      </w:r>
      <w:r>
        <w:rPr>
          <w:noProof/>
          <w:webHidden/>
        </w:rPr>
        <w:instrText xml:space="preserve"> PAGEREF _Toc455521868 \h </w:instrText>
      </w:r>
      <w:r>
        <w:rPr>
          <w:noProof/>
          <w:webHidden/>
        </w:rPr>
      </w:r>
      <w:r>
        <w:rPr>
          <w:noProof/>
          <w:webHidden/>
        </w:rPr>
        <w:fldChar w:fldCharType="separate"/>
      </w:r>
      <w:r>
        <w:rPr>
          <w:noProof/>
          <w:webHidden/>
        </w:rPr>
        <w:t>24</w:t>
      </w:r>
      <w:r>
        <w:rPr>
          <w:noProof/>
          <w:webHidden/>
        </w:rPr>
        <w:fldChar w:fldCharType="end"/>
      </w:r>
      <w:r w:rsidRPr="003C4479">
        <w:rPr>
          <w:rStyle w:val="Hipervnculo"/>
          <w:noProof/>
        </w:rPr>
        <w:fldChar w:fldCharType="end"/>
      </w:r>
    </w:p>
    <w:p w14:paraId="0105093A"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"_Toc455521869"</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10: Diagrama modelo iterativo e incremental (Isescom, 2013)</w:t>
      </w:r>
      <w:r>
        <w:rPr>
          <w:noProof/>
          <w:webHidden/>
        </w:rPr>
        <w:tab/>
      </w:r>
      <w:r>
        <w:rPr>
          <w:noProof/>
          <w:webHidden/>
        </w:rPr>
        <w:fldChar w:fldCharType="begin"/>
      </w:r>
      <w:r>
        <w:rPr>
          <w:noProof/>
          <w:webHidden/>
        </w:rPr>
        <w:instrText xml:space="preserve"> PAGEREF _Toc455521869 \h </w:instrText>
      </w:r>
      <w:r>
        <w:rPr>
          <w:noProof/>
          <w:webHidden/>
        </w:rPr>
      </w:r>
      <w:r>
        <w:rPr>
          <w:noProof/>
          <w:webHidden/>
        </w:rPr>
        <w:fldChar w:fldCharType="separate"/>
      </w:r>
      <w:r>
        <w:rPr>
          <w:noProof/>
          <w:webHidden/>
        </w:rPr>
        <w:t>27</w:t>
      </w:r>
      <w:r>
        <w:rPr>
          <w:noProof/>
          <w:webHidden/>
        </w:rPr>
        <w:fldChar w:fldCharType="end"/>
      </w:r>
      <w:r w:rsidRPr="003C4479">
        <w:rPr>
          <w:rStyle w:val="Hipervnculo"/>
          <w:noProof/>
        </w:rPr>
        <w:fldChar w:fldCharType="end"/>
      </w:r>
    </w:p>
    <w:p w14:paraId="393FA4E7"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"_Toc455521870"</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11: Diagrama modelo iterativo e incremental en metodología UP/RUP</w:t>
      </w:r>
      <w:r>
        <w:rPr>
          <w:noProof/>
          <w:webHidden/>
        </w:rPr>
        <w:tab/>
      </w:r>
      <w:r>
        <w:rPr>
          <w:noProof/>
          <w:webHidden/>
        </w:rPr>
        <w:fldChar w:fldCharType="begin"/>
      </w:r>
      <w:r>
        <w:rPr>
          <w:noProof/>
          <w:webHidden/>
        </w:rPr>
        <w:instrText xml:space="preserve"> PAGEREF _Toc455521870 \h </w:instrText>
      </w:r>
      <w:r>
        <w:rPr>
          <w:noProof/>
          <w:webHidden/>
        </w:rPr>
      </w:r>
      <w:r>
        <w:rPr>
          <w:noProof/>
          <w:webHidden/>
        </w:rPr>
        <w:fldChar w:fldCharType="separate"/>
      </w:r>
      <w:r>
        <w:rPr>
          <w:noProof/>
          <w:webHidden/>
        </w:rPr>
        <w:t>28</w:t>
      </w:r>
      <w:r>
        <w:rPr>
          <w:noProof/>
          <w:webHidden/>
        </w:rPr>
        <w:fldChar w:fldCharType="end"/>
      </w:r>
      <w:r w:rsidRPr="003C4479">
        <w:rPr>
          <w:rStyle w:val="Hipervnculo"/>
          <w:noProof/>
        </w:rPr>
        <w:fldChar w:fldCharType="end"/>
      </w:r>
    </w:p>
    <w:p w14:paraId="59A5F98D"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"_Toc455521871"</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12: Tecnologías y ambientes de desarrollo y testing</w:t>
      </w:r>
      <w:r>
        <w:rPr>
          <w:noProof/>
          <w:webHidden/>
        </w:rPr>
        <w:tab/>
      </w:r>
      <w:r>
        <w:rPr>
          <w:noProof/>
          <w:webHidden/>
        </w:rPr>
        <w:fldChar w:fldCharType="begin"/>
      </w:r>
      <w:r>
        <w:rPr>
          <w:noProof/>
          <w:webHidden/>
        </w:rPr>
        <w:instrText xml:space="preserve"> PAGEREF _Toc455521871 \h </w:instrText>
      </w:r>
      <w:r>
        <w:rPr>
          <w:noProof/>
          <w:webHidden/>
        </w:rPr>
      </w:r>
      <w:r>
        <w:rPr>
          <w:noProof/>
          <w:webHidden/>
        </w:rPr>
        <w:fldChar w:fldCharType="separate"/>
      </w:r>
      <w:r>
        <w:rPr>
          <w:noProof/>
          <w:webHidden/>
        </w:rPr>
        <w:t>30</w:t>
      </w:r>
      <w:r>
        <w:rPr>
          <w:noProof/>
          <w:webHidden/>
        </w:rPr>
        <w:fldChar w:fldCharType="end"/>
      </w:r>
      <w:r w:rsidRPr="003C4479">
        <w:rPr>
          <w:rStyle w:val="Hipervnculo"/>
          <w:noProof/>
        </w:rPr>
        <w:fldChar w:fldCharType="end"/>
      </w:r>
    </w:p>
    <w:p w14:paraId="4F636E0A"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"_Toc455521872"</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13: Proceso de gestión de cambios</w:t>
      </w:r>
      <w:r>
        <w:rPr>
          <w:noProof/>
          <w:webHidden/>
        </w:rPr>
        <w:tab/>
      </w:r>
      <w:r>
        <w:rPr>
          <w:noProof/>
          <w:webHidden/>
        </w:rPr>
        <w:fldChar w:fldCharType="begin"/>
      </w:r>
      <w:r>
        <w:rPr>
          <w:noProof/>
          <w:webHidden/>
        </w:rPr>
        <w:instrText xml:space="preserve"> PAGEREF _Toc455521872 \h </w:instrText>
      </w:r>
      <w:r>
        <w:rPr>
          <w:noProof/>
          <w:webHidden/>
        </w:rPr>
      </w:r>
      <w:r>
        <w:rPr>
          <w:noProof/>
          <w:webHidden/>
        </w:rPr>
        <w:fldChar w:fldCharType="separate"/>
      </w:r>
      <w:r>
        <w:rPr>
          <w:noProof/>
          <w:webHidden/>
        </w:rPr>
        <w:t>33</w:t>
      </w:r>
      <w:r>
        <w:rPr>
          <w:noProof/>
          <w:webHidden/>
        </w:rPr>
        <w:fldChar w:fldCharType="end"/>
      </w:r>
      <w:r w:rsidRPr="003C4479">
        <w:rPr>
          <w:rStyle w:val="Hipervnculo"/>
          <w:noProof/>
        </w:rPr>
        <w:fldChar w:fldCharType="end"/>
      </w:r>
    </w:p>
    <w:p w14:paraId="34814AFA"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"_Toc455521873"</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14: Proceso de gestión de riesgos</w:t>
      </w:r>
      <w:r>
        <w:rPr>
          <w:noProof/>
          <w:webHidden/>
        </w:rPr>
        <w:tab/>
      </w:r>
      <w:r>
        <w:rPr>
          <w:noProof/>
          <w:webHidden/>
        </w:rPr>
        <w:fldChar w:fldCharType="begin"/>
      </w:r>
      <w:r>
        <w:rPr>
          <w:noProof/>
          <w:webHidden/>
        </w:rPr>
        <w:instrText xml:space="preserve"> PAGEREF _Toc455521873 \h </w:instrText>
      </w:r>
      <w:r>
        <w:rPr>
          <w:noProof/>
          <w:webHidden/>
        </w:rPr>
      </w:r>
      <w:r>
        <w:rPr>
          <w:noProof/>
          <w:webHidden/>
        </w:rPr>
        <w:fldChar w:fldCharType="separate"/>
      </w:r>
      <w:r>
        <w:rPr>
          <w:noProof/>
          <w:webHidden/>
        </w:rPr>
        <w:t>34</w:t>
      </w:r>
      <w:r>
        <w:rPr>
          <w:noProof/>
          <w:webHidden/>
        </w:rPr>
        <w:fldChar w:fldCharType="end"/>
      </w:r>
      <w:r w:rsidRPr="003C4479">
        <w:rPr>
          <w:rStyle w:val="Hipervnculo"/>
          <w:noProof/>
        </w:rPr>
        <w:fldChar w:fldCharType="end"/>
      </w:r>
    </w:p>
    <w:p w14:paraId="5F262E63"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"_Toc455521874"</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15: Modelo de Dominio</w:t>
      </w:r>
      <w:r>
        <w:rPr>
          <w:noProof/>
          <w:webHidden/>
        </w:rPr>
        <w:tab/>
      </w:r>
      <w:r>
        <w:rPr>
          <w:noProof/>
          <w:webHidden/>
        </w:rPr>
        <w:fldChar w:fldCharType="begin"/>
      </w:r>
      <w:r>
        <w:rPr>
          <w:noProof/>
          <w:webHidden/>
        </w:rPr>
        <w:instrText xml:space="preserve"> PAGEREF _Toc455521874 \h </w:instrText>
      </w:r>
      <w:r>
        <w:rPr>
          <w:noProof/>
          <w:webHidden/>
        </w:rPr>
      </w:r>
      <w:r>
        <w:rPr>
          <w:noProof/>
          <w:webHidden/>
        </w:rPr>
        <w:fldChar w:fldCharType="separate"/>
      </w:r>
      <w:r>
        <w:rPr>
          <w:noProof/>
          <w:webHidden/>
        </w:rPr>
        <w:t>35</w:t>
      </w:r>
      <w:r>
        <w:rPr>
          <w:noProof/>
          <w:webHidden/>
        </w:rPr>
        <w:fldChar w:fldCharType="end"/>
      </w:r>
      <w:r w:rsidRPr="003C4479">
        <w:rPr>
          <w:rStyle w:val="Hipervnculo"/>
          <w:noProof/>
        </w:rPr>
        <w:fldChar w:fldCharType="end"/>
      </w:r>
    </w:p>
    <w:p w14:paraId="56CE7670"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"_Toc455521875"</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16: Modelo de Datos</w:t>
      </w:r>
      <w:r>
        <w:rPr>
          <w:noProof/>
          <w:webHidden/>
        </w:rPr>
        <w:tab/>
      </w:r>
      <w:r>
        <w:rPr>
          <w:noProof/>
          <w:webHidden/>
        </w:rPr>
        <w:fldChar w:fldCharType="begin"/>
      </w:r>
      <w:r>
        <w:rPr>
          <w:noProof/>
          <w:webHidden/>
        </w:rPr>
        <w:instrText xml:space="preserve"> PAGEREF _Toc455521875 \h </w:instrText>
      </w:r>
      <w:r>
        <w:rPr>
          <w:noProof/>
          <w:webHidden/>
        </w:rPr>
      </w:r>
      <w:r>
        <w:rPr>
          <w:noProof/>
          <w:webHidden/>
        </w:rPr>
        <w:fldChar w:fldCharType="separate"/>
      </w:r>
      <w:r>
        <w:rPr>
          <w:noProof/>
          <w:webHidden/>
        </w:rPr>
        <w:t>35</w:t>
      </w:r>
      <w:r>
        <w:rPr>
          <w:noProof/>
          <w:webHidden/>
        </w:rPr>
        <w:fldChar w:fldCharType="end"/>
      </w:r>
      <w:r w:rsidRPr="003C4479">
        <w:rPr>
          <w:rStyle w:val="Hipervnculo"/>
          <w:noProof/>
        </w:rPr>
        <w:fldChar w:fldCharType="end"/>
      </w:r>
    </w:p>
    <w:p w14:paraId="49A284CC"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"_Toc455521876"</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17: Diagrama de Clases</w:t>
      </w:r>
      <w:r>
        <w:rPr>
          <w:noProof/>
          <w:webHidden/>
        </w:rPr>
        <w:tab/>
      </w:r>
      <w:r>
        <w:rPr>
          <w:noProof/>
          <w:webHidden/>
        </w:rPr>
        <w:fldChar w:fldCharType="begin"/>
      </w:r>
      <w:r>
        <w:rPr>
          <w:noProof/>
          <w:webHidden/>
        </w:rPr>
        <w:instrText xml:space="preserve"> PAGEREF _Toc455521876 \h </w:instrText>
      </w:r>
      <w:r>
        <w:rPr>
          <w:noProof/>
          <w:webHidden/>
        </w:rPr>
      </w:r>
      <w:r>
        <w:rPr>
          <w:noProof/>
          <w:webHidden/>
        </w:rPr>
        <w:fldChar w:fldCharType="separate"/>
      </w:r>
      <w:r>
        <w:rPr>
          <w:noProof/>
          <w:webHidden/>
        </w:rPr>
        <w:t>36</w:t>
      </w:r>
      <w:r>
        <w:rPr>
          <w:noProof/>
          <w:webHidden/>
        </w:rPr>
        <w:fldChar w:fldCharType="end"/>
      </w:r>
      <w:r w:rsidRPr="003C4479">
        <w:rPr>
          <w:rStyle w:val="Hipervnculo"/>
          <w:noProof/>
        </w:rPr>
        <w:fldChar w:fldCharType="end"/>
      </w:r>
    </w:p>
    <w:p w14:paraId="7ACD6557"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"_Toc455521877"</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18: Modelo de Datos Detallado del Sistema</w:t>
      </w:r>
      <w:r>
        <w:rPr>
          <w:noProof/>
          <w:webHidden/>
        </w:rPr>
        <w:tab/>
      </w:r>
      <w:r>
        <w:rPr>
          <w:noProof/>
          <w:webHidden/>
        </w:rPr>
        <w:fldChar w:fldCharType="begin"/>
      </w:r>
      <w:r>
        <w:rPr>
          <w:noProof/>
          <w:webHidden/>
        </w:rPr>
        <w:instrText xml:space="preserve"> PAGEREF _Toc455521877 \h </w:instrText>
      </w:r>
      <w:r>
        <w:rPr>
          <w:noProof/>
          <w:webHidden/>
        </w:rPr>
      </w:r>
      <w:r>
        <w:rPr>
          <w:noProof/>
          <w:webHidden/>
        </w:rPr>
        <w:fldChar w:fldCharType="separate"/>
      </w:r>
      <w:r>
        <w:rPr>
          <w:noProof/>
          <w:webHidden/>
        </w:rPr>
        <w:t>37</w:t>
      </w:r>
      <w:r>
        <w:rPr>
          <w:noProof/>
          <w:webHidden/>
        </w:rPr>
        <w:fldChar w:fldCharType="end"/>
      </w:r>
      <w:r w:rsidRPr="003C4479">
        <w:rPr>
          <w:rStyle w:val="Hipervnculo"/>
          <w:noProof/>
        </w:rPr>
        <w:fldChar w:fldCharType="end"/>
      </w:r>
    </w:p>
    <w:p w14:paraId="34B5B5A4"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"_Toc455521878"</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19: Gráfico de porcentaje de avance Hito 2 por etapas</w:t>
      </w:r>
      <w:r>
        <w:rPr>
          <w:noProof/>
          <w:webHidden/>
        </w:rPr>
        <w:tab/>
      </w:r>
      <w:r>
        <w:rPr>
          <w:noProof/>
          <w:webHidden/>
        </w:rPr>
        <w:fldChar w:fldCharType="begin"/>
      </w:r>
      <w:r>
        <w:rPr>
          <w:noProof/>
          <w:webHidden/>
        </w:rPr>
        <w:instrText xml:space="preserve"> PAGEREF _Toc455521878 \h </w:instrText>
      </w:r>
      <w:r>
        <w:rPr>
          <w:noProof/>
          <w:webHidden/>
        </w:rPr>
      </w:r>
      <w:r>
        <w:rPr>
          <w:noProof/>
          <w:webHidden/>
        </w:rPr>
        <w:fldChar w:fldCharType="separate"/>
      </w:r>
      <w:r>
        <w:rPr>
          <w:noProof/>
          <w:webHidden/>
        </w:rPr>
        <w:t>45</w:t>
      </w:r>
      <w:r>
        <w:rPr>
          <w:noProof/>
          <w:webHidden/>
        </w:rPr>
        <w:fldChar w:fldCharType="end"/>
      </w:r>
      <w:r w:rsidRPr="003C4479">
        <w:rPr>
          <w:rStyle w:val="Hipervnculo"/>
          <w:noProof/>
        </w:rPr>
        <w:fldChar w:fldCharType="end"/>
      </w:r>
    </w:p>
    <w:p w14:paraId="3A0611F2"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"_Toc455521879"</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20: Gráfico de H.H. planificadas versus H.H. reales utilizadas</w:t>
      </w:r>
      <w:r>
        <w:rPr>
          <w:noProof/>
          <w:webHidden/>
        </w:rPr>
        <w:tab/>
      </w:r>
      <w:r>
        <w:rPr>
          <w:noProof/>
          <w:webHidden/>
        </w:rPr>
        <w:fldChar w:fldCharType="begin"/>
      </w:r>
      <w:r>
        <w:rPr>
          <w:noProof/>
          <w:webHidden/>
        </w:rPr>
        <w:instrText xml:space="preserve"> PAGEREF _Toc455521879 \h </w:instrText>
      </w:r>
      <w:r>
        <w:rPr>
          <w:noProof/>
          <w:webHidden/>
        </w:rPr>
      </w:r>
      <w:r>
        <w:rPr>
          <w:noProof/>
          <w:webHidden/>
        </w:rPr>
        <w:fldChar w:fldCharType="separate"/>
      </w:r>
      <w:r>
        <w:rPr>
          <w:noProof/>
          <w:webHidden/>
        </w:rPr>
        <w:t>45</w:t>
      </w:r>
      <w:r>
        <w:rPr>
          <w:noProof/>
          <w:webHidden/>
        </w:rPr>
        <w:fldChar w:fldCharType="end"/>
      </w:r>
      <w:r w:rsidRPr="003C4479">
        <w:rPr>
          <w:rStyle w:val="Hipervnculo"/>
          <w:noProof/>
        </w:rPr>
        <w:fldChar w:fldCharType="end"/>
      </w:r>
    </w:p>
    <w:p w14:paraId="15EB41B1" w14:textId="77777777" w:rsidR="008B023B" w:rsidRDefault="008B023B" w:rsidP="008B023B">
      <w:pPr>
        <w:pStyle w:val="Tabladeilustraciones"/>
        <w:tabs>
          <w:tab w:val="right" w:leader="dot" w:pos="8828"/>
        </w:tabs>
        <w:spacing w:line="360" w:lineRule="auto"/>
        <w:rPr>
          <w:rFonts w:eastAsiaTheme="minorEastAsia"/>
          <w:noProof/>
          <w:lang w:eastAsia="es-CL"/>
        </w:rPr>
      </w:pPr>
      <w:r w:rsidRPr="003C4479">
        <w:rPr>
          <w:rStyle w:val="Hipervnculo"/>
          <w:noProof/>
        </w:rPr>
        <w:fldChar w:fldCharType="begin"/>
      </w:r>
      <w:r w:rsidRPr="003C4479">
        <w:rPr>
          <w:rStyle w:val="Hipervnculo"/>
          <w:noProof/>
        </w:rPr>
        <w:instrText xml:space="preserve"> </w:instrText>
      </w:r>
      <w:r>
        <w:rPr>
          <w:noProof/>
        </w:rPr>
        <w:instrText>HYPERLINK \l "_Toc455521880"</w:instrText>
      </w:r>
      <w:r w:rsidRPr="003C4479">
        <w:rPr>
          <w:rStyle w:val="Hipervnculo"/>
          <w:noProof/>
        </w:rPr>
        <w:instrText xml:space="preserve"> </w:instrText>
      </w:r>
      <w:r w:rsidRPr="003C4479">
        <w:rPr>
          <w:rStyle w:val="Hipervnculo"/>
          <w:noProof/>
        </w:rPr>
        <w:fldChar w:fldCharType="separate"/>
      </w:r>
      <w:r w:rsidRPr="003C4479">
        <w:rPr>
          <w:rStyle w:val="Hipervnculo"/>
          <w:noProof/>
        </w:rPr>
        <w:t>Figura 21: Grafico de estado de tickets en Hito 2 por iteración</w:t>
      </w:r>
      <w:r>
        <w:rPr>
          <w:noProof/>
          <w:webHidden/>
        </w:rPr>
        <w:tab/>
      </w:r>
      <w:r>
        <w:rPr>
          <w:noProof/>
          <w:webHidden/>
        </w:rPr>
        <w:fldChar w:fldCharType="begin"/>
      </w:r>
      <w:r>
        <w:rPr>
          <w:noProof/>
          <w:webHidden/>
        </w:rPr>
        <w:instrText xml:space="preserve"> PAGEREF _Toc455521880 \h </w:instrText>
      </w:r>
      <w:r>
        <w:rPr>
          <w:noProof/>
          <w:webHidden/>
        </w:rPr>
      </w:r>
      <w:r>
        <w:rPr>
          <w:noProof/>
          <w:webHidden/>
        </w:rPr>
        <w:fldChar w:fldCharType="separate"/>
      </w:r>
      <w:r>
        <w:rPr>
          <w:noProof/>
          <w:webHidden/>
        </w:rPr>
        <w:t>46</w:t>
      </w:r>
      <w:r>
        <w:rPr>
          <w:noProof/>
          <w:webHidden/>
        </w:rPr>
        <w:fldChar w:fldCharType="end"/>
      </w:r>
      <w:r w:rsidRPr="003C4479">
        <w:rPr>
          <w:rStyle w:val="Hipervnculo"/>
          <w:noProof/>
        </w:rPr>
        <w:fldChar w:fldCharType="end"/>
      </w:r>
    </w:p>
    <w:p w14:paraId="079E0BBC" w14:textId="1C02B44D" w:rsidR="004F7F4C" w:rsidRDefault="00E6415F" w:rsidP="008B023B">
      <w:pPr>
        <w:spacing w:before="200" w:after="200" w:line="360" w:lineRule="auto"/>
      </w:pPr>
      <w:r>
        <w:fldChar w:fldCharType="end"/>
      </w:r>
    </w:p>
    <w:p w14:paraId="5FB9A86A" w14:textId="511C8E3C" w:rsidR="00E6415F" w:rsidRDefault="00E6415F" w:rsidP="00E6415F">
      <w:pPr>
        <w:spacing w:line="360" w:lineRule="auto"/>
        <w:rPr>
          <w:rFonts w:ascii="Bookman Old Style" w:hAnsi="Bookman Old Style"/>
          <w:b/>
          <w:sz w:val="24"/>
          <w:szCs w:val="24"/>
        </w:rPr>
      </w:pPr>
      <w:r w:rsidRPr="00E6415F">
        <w:rPr>
          <w:rFonts w:ascii="Bookman Old Style" w:hAnsi="Bookman Old Style"/>
          <w:b/>
          <w:sz w:val="24"/>
          <w:szCs w:val="24"/>
        </w:rPr>
        <w:lastRenderedPageBreak/>
        <w:t>Índice de Tablas</w:t>
      </w:r>
    </w:p>
    <w:p w14:paraId="2DF37C51" w14:textId="77777777" w:rsidR="00E143CF" w:rsidRDefault="00E6415F" w:rsidP="00E143CF">
      <w:pPr>
        <w:pStyle w:val="Tabladeilustraciones"/>
        <w:tabs>
          <w:tab w:val="right" w:leader="dot" w:pos="8828"/>
        </w:tabs>
        <w:spacing w:line="360" w:lineRule="auto"/>
        <w:rPr>
          <w:rFonts w:eastAsiaTheme="minorEastAsia"/>
          <w:noProof/>
          <w:lang w:eastAsia="es-CL"/>
        </w:rPr>
      </w:pPr>
      <w:r>
        <w:rPr>
          <w:rFonts w:ascii="Bookman Old Style" w:hAnsi="Bookman Old Style"/>
          <w:b/>
          <w:sz w:val="24"/>
          <w:szCs w:val="24"/>
        </w:rPr>
        <w:fldChar w:fldCharType="begin"/>
      </w:r>
      <w:r>
        <w:rPr>
          <w:rFonts w:ascii="Bookman Old Style" w:hAnsi="Bookman Old Style"/>
          <w:b/>
          <w:sz w:val="24"/>
          <w:szCs w:val="24"/>
        </w:rPr>
        <w:instrText xml:space="preserve"> TOC \h \z \c "Tabla" </w:instrText>
      </w:r>
      <w:r>
        <w:rPr>
          <w:rFonts w:ascii="Bookman Old Style" w:hAnsi="Bookman Old Style"/>
          <w:b/>
          <w:sz w:val="24"/>
          <w:szCs w:val="24"/>
        </w:rPr>
        <w:fldChar w:fldCharType="separate"/>
      </w:r>
      <w:r w:rsidR="00E143CF" w:rsidRPr="002252E4">
        <w:rPr>
          <w:rStyle w:val="Hipervnculo"/>
          <w:noProof/>
        </w:rPr>
        <w:fldChar w:fldCharType="begin"/>
      </w:r>
      <w:r w:rsidR="00E143CF" w:rsidRPr="002252E4">
        <w:rPr>
          <w:rStyle w:val="Hipervnculo"/>
          <w:noProof/>
        </w:rPr>
        <w:instrText xml:space="preserve"> </w:instrText>
      </w:r>
      <w:r w:rsidR="00E143CF">
        <w:rPr>
          <w:noProof/>
        </w:rPr>
        <w:instrText>HYPERLINK \l "_Toc453525536"</w:instrText>
      </w:r>
      <w:r w:rsidR="00E143CF" w:rsidRPr="002252E4">
        <w:rPr>
          <w:rStyle w:val="Hipervnculo"/>
          <w:noProof/>
        </w:rPr>
        <w:instrText xml:space="preserve"> </w:instrText>
      </w:r>
      <w:r w:rsidR="00E143CF" w:rsidRPr="002252E4">
        <w:rPr>
          <w:rStyle w:val="Hipervnculo"/>
          <w:noProof/>
        </w:rPr>
        <w:fldChar w:fldCharType="separate"/>
      </w:r>
      <w:r w:rsidR="00E143CF" w:rsidRPr="002252E4">
        <w:rPr>
          <w:rStyle w:val="Hipervnculo"/>
          <w:noProof/>
        </w:rPr>
        <w:t>Tabla 1: Alternativas de Solución</w:t>
      </w:r>
      <w:r w:rsidR="00E143CF">
        <w:rPr>
          <w:noProof/>
          <w:webHidden/>
        </w:rPr>
        <w:tab/>
      </w:r>
      <w:r w:rsidR="00E143CF">
        <w:rPr>
          <w:noProof/>
          <w:webHidden/>
        </w:rPr>
        <w:fldChar w:fldCharType="begin"/>
      </w:r>
      <w:r w:rsidR="00E143CF">
        <w:rPr>
          <w:noProof/>
          <w:webHidden/>
        </w:rPr>
        <w:instrText xml:space="preserve"> PAGEREF _Toc453525536 \h </w:instrText>
      </w:r>
      <w:r w:rsidR="00E143CF">
        <w:rPr>
          <w:noProof/>
          <w:webHidden/>
        </w:rPr>
      </w:r>
      <w:r w:rsidR="00E143CF">
        <w:rPr>
          <w:noProof/>
          <w:webHidden/>
        </w:rPr>
        <w:fldChar w:fldCharType="separate"/>
      </w:r>
      <w:r w:rsidR="00E143CF">
        <w:rPr>
          <w:noProof/>
          <w:webHidden/>
        </w:rPr>
        <w:t>16</w:t>
      </w:r>
      <w:r w:rsidR="00E143CF">
        <w:rPr>
          <w:noProof/>
          <w:webHidden/>
        </w:rPr>
        <w:fldChar w:fldCharType="end"/>
      </w:r>
      <w:r w:rsidR="00E143CF" w:rsidRPr="002252E4">
        <w:rPr>
          <w:rStyle w:val="Hipervnculo"/>
          <w:noProof/>
        </w:rPr>
        <w:fldChar w:fldCharType="end"/>
      </w:r>
    </w:p>
    <w:p w14:paraId="70F4ED77"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"_Toc453525537"</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2: Hito 2 - Actividades Iteración 1</w:t>
      </w:r>
      <w:r>
        <w:rPr>
          <w:noProof/>
          <w:webHidden/>
        </w:rPr>
        <w:tab/>
      </w:r>
      <w:r>
        <w:rPr>
          <w:noProof/>
          <w:webHidden/>
        </w:rPr>
        <w:fldChar w:fldCharType="begin"/>
      </w:r>
      <w:r>
        <w:rPr>
          <w:noProof/>
          <w:webHidden/>
        </w:rPr>
        <w:instrText xml:space="preserve"> PAGEREF _Toc453525537 \h </w:instrText>
      </w:r>
      <w:r>
        <w:rPr>
          <w:noProof/>
          <w:webHidden/>
        </w:rPr>
      </w:r>
      <w:r>
        <w:rPr>
          <w:noProof/>
          <w:webHidden/>
        </w:rPr>
        <w:fldChar w:fldCharType="separate"/>
      </w:r>
      <w:r>
        <w:rPr>
          <w:noProof/>
          <w:webHidden/>
        </w:rPr>
        <w:t>36</w:t>
      </w:r>
      <w:r>
        <w:rPr>
          <w:noProof/>
          <w:webHidden/>
        </w:rPr>
        <w:fldChar w:fldCharType="end"/>
      </w:r>
      <w:r w:rsidRPr="002252E4">
        <w:rPr>
          <w:rStyle w:val="Hipervnculo"/>
          <w:noProof/>
        </w:rPr>
        <w:fldChar w:fldCharType="end"/>
      </w:r>
    </w:p>
    <w:p w14:paraId="7F46D75A"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"_Toc453525538"</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3: Hito 2 - Actividades Iteración 2</w:t>
      </w:r>
      <w:r>
        <w:rPr>
          <w:noProof/>
          <w:webHidden/>
        </w:rPr>
        <w:tab/>
      </w:r>
      <w:r>
        <w:rPr>
          <w:noProof/>
          <w:webHidden/>
        </w:rPr>
        <w:fldChar w:fldCharType="begin"/>
      </w:r>
      <w:r>
        <w:rPr>
          <w:noProof/>
          <w:webHidden/>
        </w:rPr>
        <w:instrText xml:space="preserve"> PAGEREF _Toc453525538 \h </w:instrText>
      </w:r>
      <w:r>
        <w:rPr>
          <w:noProof/>
          <w:webHidden/>
        </w:rPr>
      </w:r>
      <w:r>
        <w:rPr>
          <w:noProof/>
          <w:webHidden/>
        </w:rPr>
        <w:fldChar w:fldCharType="separate"/>
      </w:r>
      <w:r>
        <w:rPr>
          <w:noProof/>
          <w:webHidden/>
        </w:rPr>
        <w:t>37</w:t>
      </w:r>
      <w:r>
        <w:rPr>
          <w:noProof/>
          <w:webHidden/>
        </w:rPr>
        <w:fldChar w:fldCharType="end"/>
      </w:r>
      <w:r w:rsidRPr="002252E4">
        <w:rPr>
          <w:rStyle w:val="Hipervnculo"/>
          <w:noProof/>
        </w:rPr>
        <w:fldChar w:fldCharType="end"/>
      </w:r>
    </w:p>
    <w:p w14:paraId="5BC091E7"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"_Toc453525539"</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4: Caso de prueba 1</w:t>
      </w:r>
      <w:r>
        <w:rPr>
          <w:noProof/>
          <w:webHidden/>
        </w:rPr>
        <w:tab/>
      </w:r>
      <w:r>
        <w:rPr>
          <w:noProof/>
          <w:webHidden/>
        </w:rPr>
        <w:fldChar w:fldCharType="begin"/>
      </w:r>
      <w:r>
        <w:rPr>
          <w:noProof/>
          <w:webHidden/>
        </w:rPr>
        <w:instrText xml:space="preserve"> PAGEREF _Toc453525539 \h </w:instrText>
      </w:r>
      <w:r>
        <w:rPr>
          <w:noProof/>
          <w:webHidden/>
        </w:rPr>
      </w:r>
      <w:r>
        <w:rPr>
          <w:noProof/>
          <w:webHidden/>
        </w:rPr>
        <w:fldChar w:fldCharType="separate"/>
      </w:r>
      <w:r>
        <w:rPr>
          <w:noProof/>
          <w:webHidden/>
        </w:rPr>
        <w:t>38</w:t>
      </w:r>
      <w:r>
        <w:rPr>
          <w:noProof/>
          <w:webHidden/>
        </w:rPr>
        <w:fldChar w:fldCharType="end"/>
      </w:r>
      <w:r w:rsidRPr="002252E4">
        <w:rPr>
          <w:rStyle w:val="Hipervnculo"/>
          <w:noProof/>
        </w:rPr>
        <w:fldChar w:fldCharType="end"/>
      </w:r>
    </w:p>
    <w:p w14:paraId="05AA2EA7"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"_Toc453525540"</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5: Caso de Prueba 2</w:t>
      </w:r>
      <w:r>
        <w:rPr>
          <w:noProof/>
          <w:webHidden/>
        </w:rPr>
        <w:tab/>
      </w:r>
      <w:r>
        <w:rPr>
          <w:noProof/>
          <w:webHidden/>
        </w:rPr>
        <w:fldChar w:fldCharType="begin"/>
      </w:r>
      <w:r>
        <w:rPr>
          <w:noProof/>
          <w:webHidden/>
        </w:rPr>
        <w:instrText xml:space="preserve"> PAGEREF _Toc453525540 \h </w:instrText>
      </w:r>
      <w:r>
        <w:rPr>
          <w:noProof/>
          <w:webHidden/>
        </w:rPr>
      </w:r>
      <w:r>
        <w:rPr>
          <w:noProof/>
          <w:webHidden/>
        </w:rPr>
        <w:fldChar w:fldCharType="separate"/>
      </w:r>
      <w:r>
        <w:rPr>
          <w:noProof/>
          <w:webHidden/>
        </w:rPr>
        <w:t>38</w:t>
      </w:r>
      <w:r>
        <w:rPr>
          <w:noProof/>
          <w:webHidden/>
        </w:rPr>
        <w:fldChar w:fldCharType="end"/>
      </w:r>
      <w:r w:rsidRPr="002252E4">
        <w:rPr>
          <w:rStyle w:val="Hipervnculo"/>
          <w:noProof/>
        </w:rPr>
        <w:fldChar w:fldCharType="end"/>
      </w:r>
    </w:p>
    <w:p w14:paraId="6CCC6713"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"_Toc453525541"</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6: Caso de Prueba 3</w:t>
      </w:r>
      <w:r>
        <w:rPr>
          <w:noProof/>
          <w:webHidden/>
        </w:rPr>
        <w:tab/>
      </w:r>
      <w:r>
        <w:rPr>
          <w:noProof/>
          <w:webHidden/>
        </w:rPr>
        <w:fldChar w:fldCharType="begin"/>
      </w:r>
      <w:r>
        <w:rPr>
          <w:noProof/>
          <w:webHidden/>
        </w:rPr>
        <w:instrText xml:space="preserve"> PAGEREF _Toc453525541 \h </w:instrText>
      </w:r>
      <w:r>
        <w:rPr>
          <w:noProof/>
          <w:webHidden/>
        </w:rPr>
      </w:r>
      <w:r>
        <w:rPr>
          <w:noProof/>
          <w:webHidden/>
        </w:rPr>
        <w:fldChar w:fldCharType="separate"/>
      </w:r>
      <w:r>
        <w:rPr>
          <w:noProof/>
          <w:webHidden/>
        </w:rPr>
        <w:t>38</w:t>
      </w:r>
      <w:r>
        <w:rPr>
          <w:noProof/>
          <w:webHidden/>
        </w:rPr>
        <w:fldChar w:fldCharType="end"/>
      </w:r>
      <w:r w:rsidRPr="002252E4">
        <w:rPr>
          <w:rStyle w:val="Hipervnculo"/>
          <w:noProof/>
        </w:rPr>
        <w:fldChar w:fldCharType="end"/>
      </w:r>
    </w:p>
    <w:p w14:paraId="789B3CC2"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"_Toc453525542"</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7: Caso de Prueba 4</w:t>
      </w:r>
      <w:r>
        <w:rPr>
          <w:noProof/>
          <w:webHidden/>
        </w:rPr>
        <w:tab/>
      </w:r>
      <w:r>
        <w:rPr>
          <w:noProof/>
          <w:webHidden/>
        </w:rPr>
        <w:fldChar w:fldCharType="begin"/>
      </w:r>
      <w:r>
        <w:rPr>
          <w:noProof/>
          <w:webHidden/>
        </w:rPr>
        <w:instrText xml:space="preserve"> PAGEREF _Toc453525542 \h </w:instrText>
      </w:r>
      <w:r>
        <w:rPr>
          <w:noProof/>
          <w:webHidden/>
        </w:rPr>
      </w:r>
      <w:r>
        <w:rPr>
          <w:noProof/>
          <w:webHidden/>
        </w:rPr>
        <w:fldChar w:fldCharType="separate"/>
      </w:r>
      <w:r>
        <w:rPr>
          <w:noProof/>
          <w:webHidden/>
        </w:rPr>
        <w:t>39</w:t>
      </w:r>
      <w:r>
        <w:rPr>
          <w:noProof/>
          <w:webHidden/>
        </w:rPr>
        <w:fldChar w:fldCharType="end"/>
      </w:r>
      <w:r w:rsidRPr="002252E4">
        <w:rPr>
          <w:rStyle w:val="Hipervnculo"/>
          <w:noProof/>
        </w:rPr>
        <w:fldChar w:fldCharType="end"/>
      </w:r>
    </w:p>
    <w:p w14:paraId="7676DE3A"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"_Toc453525543"</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8: Caso de Prueba 5</w:t>
      </w:r>
      <w:r>
        <w:rPr>
          <w:noProof/>
          <w:webHidden/>
        </w:rPr>
        <w:tab/>
      </w:r>
      <w:r>
        <w:rPr>
          <w:noProof/>
          <w:webHidden/>
        </w:rPr>
        <w:fldChar w:fldCharType="begin"/>
      </w:r>
      <w:r>
        <w:rPr>
          <w:noProof/>
          <w:webHidden/>
        </w:rPr>
        <w:instrText xml:space="preserve"> PAGEREF _Toc453525543 \h </w:instrText>
      </w:r>
      <w:r>
        <w:rPr>
          <w:noProof/>
          <w:webHidden/>
        </w:rPr>
      </w:r>
      <w:r>
        <w:rPr>
          <w:noProof/>
          <w:webHidden/>
        </w:rPr>
        <w:fldChar w:fldCharType="separate"/>
      </w:r>
      <w:r>
        <w:rPr>
          <w:noProof/>
          <w:webHidden/>
        </w:rPr>
        <w:t>39</w:t>
      </w:r>
      <w:r>
        <w:rPr>
          <w:noProof/>
          <w:webHidden/>
        </w:rPr>
        <w:fldChar w:fldCharType="end"/>
      </w:r>
      <w:r w:rsidRPr="002252E4">
        <w:rPr>
          <w:rStyle w:val="Hipervnculo"/>
          <w:noProof/>
        </w:rPr>
        <w:fldChar w:fldCharType="end"/>
      </w:r>
    </w:p>
    <w:p w14:paraId="49384BBC"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"_Toc453525544"</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9: Caso de Prueba 6</w:t>
      </w:r>
      <w:r>
        <w:rPr>
          <w:noProof/>
          <w:webHidden/>
        </w:rPr>
        <w:tab/>
      </w:r>
      <w:r>
        <w:rPr>
          <w:noProof/>
          <w:webHidden/>
        </w:rPr>
        <w:fldChar w:fldCharType="begin"/>
      </w:r>
      <w:r>
        <w:rPr>
          <w:noProof/>
          <w:webHidden/>
        </w:rPr>
        <w:instrText xml:space="preserve"> PAGEREF _Toc453525544 \h </w:instrText>
      </w:r>
      <w:r>
        <w:rPr>
          <w:noProof/>
          <w:webHidden/>
        </w:rPr>
      </w:r>
      <w:r>
        <w:rPr>
          <w:noProof/>
          <w:webHidden/>
        </w:rPr>
        <w:fldChar w:fldCharType="separate"/>
      </w:r>
      <w:r>
        <w:rPr>
          <w:noProof/>
          <w:webHidden/>
        </w:rPr>
        <w:t>39</w:t>
      </w:r>
      <w:r>
        <w:rPr>
          <w:noProof/>
          <w:webHidden/>
        </w:rPr>
        <w:fldChar w:fldCharType="end"/>
      </w:r>
      <w:r w:rsidRPr="002252E4">
        <w:rPr>
          <w:rStyle w:val="Hipervnculo"/>
          <w:noProof/>
        </w:rPr>
        <w:fldChar w:fldCharType="end"/>
      </w:r>
    </w:p>
    <w:p w14:paraId="0FBE3E19"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"_Toc453525545"</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10: Caso de Prueba 7</w:t>
      </w:r>
      <w:r>
        <w:rPr>
          <w:noProof/>
          <w:webHidden/>
        </w:rPr>
        <w:tab/>
      </w:r>
      <w:r>
        <w:rPr>
          <w:noProof/>
          <w:webHidden/>
        </w:rPr>
        <w:fldChar w:fldCharType="begin"/>
      </w:r>
      <w:r>
        <w:rPr>
          <w:noProof/>
          <w:webHidden/>
        </w:rPr>
        <w:instrText xml:space="preserve"> PAGEREF _Toc453525545 \h </w:instrText>
      </w:r>
      <w:r>
        <w:rPr>
          <w:noProof/>
          <w:webHidden/>
        </w:rPr>
      </w:r>
      <w:r>
        <w:rPr>
          <w:noProof/>
          <w:webHidden/>
        </w:rPr>
        <w:fldChar w:fldCharType="separate"/>
      </w:r>
      <w:r>
        <w:rPr>
          <w:noProof/>
          <w:webHidden/>
        </w:rPr>
        <w:t>39</w:t>
      </w:r>
      <w:r>
        <w:rPr>
          <w:noProof/>
          <w:webHidden/>
        </w:rPr>
        <w:fldChar w:fldCharType="end"/>
      </w:r>
      <w:r w:rsidRPr="002252E4">
        <w:rPr>
          <w:rStyle w:val="Hipervnculo"/>
          <w:noProof/>
        </w:rPr>
        <w:fldChar w:fldCharType="end"/>
      </w:r>
    </w:p>
    <w:p w14:paraId="1060ED8C"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"_Toc453525546"</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11: Caso de Prueba 8</w:t>
      </w:r>
      <w:r>
        <w:rPr>
          <w:noProof/>
          <w:webHidden/>
        </w:rPr>
        <w:tab/>
      </w:r>
      <w:r>
        <w:rPr>
          <w:noProof/>
          <w:webHidden/>
        </w:rPr>
        <w:fldChar w:fldCharType="begin"/>
      </w:r>
      <w:r>
        <w:rPr>
          <w:noProof/>
          <w:webHidden/>
        </w:rPr>
        <w:instrText xml:space="preserve"> PAGEREF _Toc453525546 \h </w:instrText>
      </w:r>
      <w:r>
        <w:rPr>
          <w:noProof/>
          <w:webHidden/>
        </w:rPr>
      </w:r>
      <w:r>
        <w:rPr>
          <w:noProof/>
          <w:webHidden/>
        </w:rPr>
        <w:fldChar w:fldCharType="separate"/>
      </w:r>
      <w:r>
        <w:rPr>
          <w:noProof/>
          <w:webHidden/>
        </w:rPr>
        <w:t>39</w:t>
      </w:r>
      <w:r>
        <w:rPr>
          <w:noProof/>
          <w:webHidden/>
        </w:rPr>
        <w:fldChar w:fldCharType="end"/>
      </w:r>
      <w:r w:rsidRPr="002252E4">
        <w:rPr>
          <w:rStyle w:val="Hipervnculo"/>
          <w:noProof/>
        </w:rPr>
        <w:fldChar w:fldCharType="end"/>
      </w:r>
    </w:p>
    <w:p w14:paraId="7185CAA1"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"_Toc453525547"</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12: Caso de Prueba 9</w:t>
      </w:r>
      <w:r>
        <w:rPr>
          <w:noProof/>
          <w:webHidden/>
        </w:rPr>
        <w:tab/>
      </w:r>
      <w:r>
        <w:rPr>
          <w:noProof/>
          <w:webHidden/>
        </w:rPr>
        <w:fldChar w:fldCharType="begin"/>
      </w:r>
      <w:r>
        <w:rPr>
          <w:noProof/>
          <w:webHidden/>
        </w:rPr>
        <w:instrText xml:space="preserve"> PAGEREF _Toc453525547 \h </w:instrText>
      </w:r>
      <w:r>
        <w:rPr>
          <w:noProof/>
          <w:webHidden/>
        </w:rPr>
      </w:r>
      <w:r>
        <w:rPr>
          <w:noProof/>
          <w:webHidden/>
        </w:rPr>
        <w:fldChar w:fldCharType="separate"/>
      </w:r>
      <w:r>
        <w:rPr>
          <w:noProof/>
          <w:webHidden/>
        </w:rPr>
        <w:t>39</w:t>
      </w:r>
      <w:r>
        <w:rPr>
          <w:noProof/>
          <w:webHidden/>
        </w:rPr>
        <w:fldChar w:fldCharType="end"/>
      </w:r>
      <w:r w:rsidRPr="002252E4">
        <w:rPr>
          <w:rStyle w:val="Hipervnculo"/>
          <w:noProof/>
        </w:rPr>
        <w:fldChar w:fldCharType="end"/>
      </w:r>
    </w:p>
    <w:p w14:paraId="34BB7A3A" w14:textId="77777777" w:rsidR="00E143CF" w:rsidRDefault="00E143CF" w:rsidP="00E143CF">
      <w:pPr>
        <w:pStyle w:val="Tabladeilustraciones"/>
        <w:tabs>
          <w:tab w:val="right" w:leader="dot" w:pos="8828"/>
        </w:tabs>
        <w:spacing w:line="360" w:lineRule="auto"/>
        <w:rPr>
          <w:rFonts w:eastAsiaTheme="minorEastAsia"/>
          <w:noProof/>
          <w:lang w:eastAsia="es-CL"/>
        </w:rPr>
      </w:pPr>
      <w:r w:rsidRPr="002252E4">
        <w:rPr>
          <w:rStyle w:val="Hipervnculo"/>
          <w:noProof/>
        </w:rPr>
        <w:fldChar w:fldCharType="begin"/>
      </w:r>
      <w:r w:rsidRPr="002252E4">
        <w:rPr>
          <w:rStyle w:val="Hipervnculo"/>
          <w:noProof/>
        </w:rPr>
        <w:instrText xml:space="preserve"> </w:instrText>
      </w:r>
      <w:r>
        <w:rPr>
          <w:noProof/>
        </w:rPr>
        <w:instrText>HYPERLINK \l "_Toc453525548"</w:instrText>
      </w:r>
      <w:r w:rsidRPr="002252E4">
        <w:rPr>
          <w:rStyle w:val="Hipervnculo"/>
          <w:noProof/>
        </w:rPr>
        <w:instrText xml:space="preserve"> </w:instrText>
      </w:r>
      <w:r w:rsidRPr="002252E4">
        <w:rPr>
          <w:rStyle w:val="Hipervnculo"/>
          <w:noProof/>
        </w:rPr>
        <w:fldChar w:fldCharType="separate"/>
      </w:r>
      <w:r w:rsidRPr="002252E4">
        <w:rPr>
          <w:rStyle w:val="Hipervnculo"/>
          <w:noProof/>
        </w:rPr>
        <w:t>Tabla 13: Planilla de registro de cambios</w:t>
      </w:r>
      <w:r>
        <w:rPr>
          <w:noProof/>
          <w:webHidden/>
        </w:rPr>
        <w:tab/>
      </w:r>
      <w:r>
        <w:rPr>
          <w:noProof/>
          <w:webHidden/>
        </w:rPr>
        <w:fldChar w:fldCharType="begin"/>
      </w:r>
      <w:r>
        <w:rPr>
          <w:noProof/>
          <w:webHidden/>
        </w:rPr>
        <w:instrText xml:space="preserve"> PAGEREF _Toc453525548 \h </w:instrText>
      </w:r>
      <w:r>
        <w:rPr>
          <w:noProof/>
          <w:webHidden/>
        </w:rPr>
      </w:r>
      <w:r>
        <w:rPr>
          <w:noProof/>
          <w:webHidden/>
        </w:rPr>
        <w:fldChar w:fldCharType="separate"/>
      </w:r>
      <w:r>
        <w:rPr>
          <w:noProof/>
          <w:webHidden/>
        </w:rPr>
        <w:t>41</w:t>
      </w:r>
      <w:r>
        <w:rPr>
          <w:noProof/>
          <w:webHidden/>
        </w:rPr>
        <w:fldChar w:fldCharType="end"/>
      </w:r>
      <w:r w:rsidRPr="002252E4">
        <w:rPr>
          <w:rStyle w:val="Hipervnculo"/>
          <w:noProof/>
        </w:rPr>
        <w:fldChar w:fldCharType="end"/>
      </w:r>
    </w:p>
    <w:p w14:paraId="1226B793" w14:textId="0F0C2BD3" w:rsidR="00E6415F" w:rsidRDefault="00E6415F" w:rsidP="00E143CF">
      <w:pPr>
        <w:spacing w:line="360" w:lineRule="auto"/>
        <w:rPr>
          <w:rFonts w:ascii="Bookman Old Style" w:hAnsi="Bookman Old Style"/>
          <w:b/>
          <w:sz w:val="24"/>
          <w:szCs w:val="24"/>
        </w:rPr>
      </w:pPr>
      <w:r>
        <w:rPr>
          <w:rFonts w:ascii="Bookman Old Style" w:hAnsi="Bookman Old Style"/>
          <w:b/>
          <w:sz w:val="24"/>
          <w:szCs w:val="24"/>
        </w:rPr>
        <w:fldChar w:fldCharType="end"/>
      </w:r>
    </w:p>
    <w:p w14:paraId="6721D266" w14:textId="77777777" w:rsidR="00E143CF" w:rsidRDefault="00E143CF" w:rsidP="00E143CF">
      <w:pPr>
        <w:spacing w:line="360" w:lineRule="auto"/>
        <w:rPr>
          <w:rFonts w:ascii="Bookman Old Style" w:hAnsi="Bookman Old Style"/>
          <w:b/>
          <w:sz w:val="24"/>
          <w:szCs w:val="24"/>
        </w:rPr>
      </w:pPr>
    </w:p>
    <w:p w14:paraId="0122C430" w14:textId="77777777" w:rsidR="00E143CF" w:rsidRDefault="00E143CF" w:rsidP="00E143CF">
      <w:pPr>
        <w:spacing w:line="360" w:lineRule="auto"/>
        <w:rPr>
          <w:rFonts w:ascii="Bookman Old Style" w:hAnsi="Bookman Old Style"/>
          <w:b/>
          <w:sz w:val="24"/>
          <w:szCs w:val="24"/>
        </w:rPr>
      </w:pPr>
    </w:p>
    <w:p w14:paraId="2DCD1D8F" w14:textId="77777777" w:rsidR="00E143CF" w:rsidRDefault="00E143CF" w:rsidP="00E143CF">
      <w:pPr>
        <w:spacing w:line="360" w:lineRule="auto"/>
        <w:rPr>
          <w:rFonts w:ascii="Bookman Old Style" w:hAnsi="Bookman Old Style"/>
          <w:b/>
          <w:sz w:val="24"/>
          <w:szCs w:val="24"/>
        </w:rPr>
      </w:pPr>
    </w:p>
    <w:p w14:paraId="30F3D2AA" w14:textId="77777777" w:rsidR="00E143CF" w:rsidRDefault="00E143CF" w:rsidP="00E143CF">
      <w:pPr>
        <w:spacing w:line="360" w:lineRule="auto"/>
        <w:rPr>
          <w:rFonts w:ascii="Bookman Old Style" w:hAnsi="Bookman Old Style"/>
          <w:b/>
          <w:sz w:val="24"/>
          <w:szCs w:val="24"/>
        </w:rPr>
      </w:pPr>
    </w:p>
    <w:p w14:paraId="14E58F53" w14:textId="77777777" w:rsidR="00E143CF" w:rsidRDefault="00E143CF" w:rsidP="00E143CF">
      <w:pPr>
        <w:spacing w:line="360" w:lineRule="auto"/>
        <w:rPr>
          <w:rFonts w:ascii="Bookman Old Style" w:hAnsi="Bookman Old Style"/>
          <w:b/>
          <w:sz w:val="24"/>
          <w:szCs w:val="24"/>
        </w:rPr>
      </w:pPr>
    </w:p>
    <w:p w14:paraId="45B830E4" w14:textId="77777777" w:rsidR="00E143CF" w:rsidRDefault="00E143CF" w:rsidP="00E143CF">
      <w:pPr>
        <w:spacing w:line="360" w:lineRule="auto"/>
        <w:rPr>
          <w:rFonts w:ascii="Bookman Old Style" w:hAnsi="Bookman Old Style"/>
          <w:b/>
          <w:sz w:val="24"/>
          <w:szCs w:val="24"/>
        </w:rPr>
      </w:pPr>
    </w:p>
    <w:p w14:paraId="463872D5" w14:textId="77777777" w:rsidR="00E143CF" w:rsidRDefault="00E143CF" w:rsidP="00E143CF">
      <w:pPr>
        <w:spacing w:line="360" w:lineRule="auto"/>
        <w:rPr>
          <w:rFonts w:ascii="Bookman Old Style" w:hAnsi="Bookman Old Style"/>
          <w:b/>
          <w:sz w:val="24"/>
          <w:szCs w:val="24"/>
        </w:rPr>
      </w:pPr>
    </w:p>
    <w:p w14:paraId="7E9A28FF" w14:textId="77777777" w:rsidR="00E143CF" w:rsidRDefault="00E143CF" w:rsidP="00E143CF">
      <w:pPr>
        <w:spacing w:line="360" w:lineRule="auto"/>
        <w:rPr>
          <w:rFonts w:ascii="Bookman Old Style" w:hAnsi="Bookman Old Style"/>
          <w:b/>
          <w:sz w:val="24"/>
          <w:szCs w:val="24"/>
        </w:rPr>
      </w:pPr>
    </w:p>
    <w:p w14:paraId="7B23B3BF" w14:textId="77777777" w:rsidR="00E143CF" w:rsidRDefault="00E143CF" w:rsidP="00E143CF">
      <w:pPr>
        <w:spacing w:line="360" w:lineRule="auto"/>
        <w:rPr>
          <w:rFonts w:ascii="Bookman Old Style" w:hAnsi="Bookman Old Style"/>
          <w:b/>
          <w:sz w:val="24"/>
          <w:szCs w:val="24"/>
        </w:rPr>
      </w:pPr>
    </w:p>
    <w:p w14:paraId="23B3A2FF" w14:textId="77777777" w:rsidR="00E143CF" w:rsidRDefault="00E143CF" w:rsidP="00E143CF">
      <w:pPr>
        <w:spacing w:line="360" w:lineRule="auto"/>
        <w:rPr>
          <w:rFonts w:ascii="Bookman Old Style" w:hAnsi="Bookman Old Style"/>
          <w:b/>
          <w:sz w:val="24"/>
          <w:szCs w:val="24"/>
        </w:rPr>
      </w:pPr>
    </w:p>
    <w:p w14:paraId="3D80C6CF" w14:textId="77777777" w:rsidR="00E143CF" w:rsidRPr="008F5244" w:rsidRDefault="00E143CF" w:rsidP="00E143CF">
      <w:pPr>
        <w:spacing w:line="360" w:lineRule="auto"/>
        <w:rPr>
          <w:rFonts w:ascii="Bookman Old Style" w:hAnsi="Bookman Old Style"/>
          <w:b/>
          <w:sz w:val="24"/>
          <w:szCs w:val="24"/>
        </w:rPr>
      </w:pPr>
    </w:p>
    <w:p w14:paraId="19612ED5" w14:textId="78ED3317" w:rsidR="00AF41C8" w:rsidRPr="007E3CE6" w:rsidRDefault="00545FAE">
      <w:pPr>
        <w:pStyle w:val="Ttulo1"/>
        <w:rPr>
          <w:ins w:id="74" w:author="Javier Ebers" w:date="2016-04-19T21:11:00Z"/>
        </w:rPr>
        <w:pPrChange w:id="75" w:author="Javier Ebers" w:date="2016-04-19T21:31:00Z">
          <w:pPr/>
        </w:pPrChange>
      </w:pPr>
      <w:bookmarkStart w:id="76" w:name="_Toc455520344"/>
      <w:commentRangeStart w:id="77"/>
      <w:r w:rsidRPr="009B221D">
        <w:lastRenderedPageBreak/>
        <w:t>CAPÍTULO</w:t>
      </w:r>
      <w:commentRangeEnd w:id="77"/>
      <w:r w:rsidR="00035DA9" w:rsidRPr="007E3CE6">
        <w:rPr>
          <w:rStyle w:val="Refdecomentario"/>
          <w:sz w:val="24"/>
          <w:szCs w:val="24"/>
        </w:rPr>
        <w:commentReference w:id="77"/>
      </w:r>
      <w:r w:rsidRPr="007E3CE6">
        <w:t xml:space="preserve"> I</w:t>
      </w:r>
      <w:bookmarkEnd w:id="76"/>
    </w:p>
    <w:p w14:paraId="3B2B8507" w14:textId="3D41D356" w:rsidR="00545FAE" w:rsidRPr="00386ECD" w:rsidDel="004F2126" w:rsidRDefault="00545FAE">
      <w:pPr>
        <w:pStyle w:val="Ttulo2"/>
        <w:rPr>
          <w:del w:id="78" w:author="Javier Ebers" w:date="2016-04-19T21:15:00Z"/>
        </w:rPr>
        <w:pPrChange w:id="79" w:author="Javier Ebers" w:date="2016-04-19T21:31:00Z">
          <w:pPr/>
        </w:pPrChange>
      </w:pPr>
      <w:del w:id="80" w:author="Javier Ebers" w:date="2016-04-17T22:44:00Z">
        <w:r w:rsidRPr="00386ECD" w:rsidDel="00E53710">
          <w:delText xml:space="preserve"> - INTRODUCCIÓN</w:delText>
        </w:r>
      </w:del>
    </w:p>
    <w:p w14:paraId="0F9B2B8C" w14:textId="30098983" w:rsidR="00F527CF" w:rsidRPr="00952564" w:rsidRDefault="001A6693">
      <w:pPr>
        <w:pStyle w:val="Ttulo2"/>
        <w:pPrChange w:id="81" w:author="Javier Ebers" w:date="2016-04-19T21:31:00Z">
          <w:pPr/>
        </w:pPrChange>
      </w:pPr>
      <w:bookmarkStart w:id="82" w:name="_Toc455520345"/>
      <w:r w:rsidRPr="00952564">
        <w:t>Introducció</w:t>
      </w:r>
      <w:r w:rsidR="00F527CF" w:rsidRPr="00952564">
        <w:t>n</w:t>
      </w:r>
      <w:bookmarkEnd w:id="82"/>
    </w:p>
    <w:p w14:paraId="3DAE8FE8" w14:textId="77777777" w:rsidR="00092FF7" w:rsidRDefault="00F527CF" w:rsidP="00F527CF">
      <w:pPr>
        <w:jc w:val="both"/>
        <w:rPr>
          <w:ins w:id="83" w:author="Javier Ebers" w:date="2016-04-09T21:02:00Z"/>
          <w:rFonts w:ascii="Bookman Old Style" w:hAnsi="Bookman Old Style"/>
          <w:sz w:val="24"/>
          <w:szCs w:val="24"/>
        </w:rPr>
      </w:pPr>
      <w:commentRangeStart w:id="84"/>
      <w:r w:rsidRPr="0025578A">
        <w:rPr>
          <w:rFonts w:ascii="Bookman Old Style" w:hAnsi="Bookman Old Style"/>
          <w:sz w:val="24"/>
          <w:szCs w:val="24"/>
        </w:rPr>
        <w:t>Actualmente las ciencias de la computación se han insert</w:t>
      </w:r>
      <w:ins w:id="85" w:author="Juan Felipe Calderon Maureira" w:date="2016-04-07T14:10:00Z">
        <w:r w:rsidR="00035DA9">
          <w:rPr>
            <w:rFonts w:ascii="Bookman Old Style" w:hAnsi="Bookman Old Style"/>
            <w:sz w:val="24"/>
            <w:szCs w:val="24"/>
          </w:rPr>
          <w:t>ado</w:t>
        </w:r>
      </w:ins>
      <w:del w:id="86" w:author="Juan Felipe Calderon Maureira" w:date="2016-04-07T14:10:00Z">
        <w:r w:rsidRPr="0025578A" w:rsidDel="00035DA9">
          <w:rPr>
            <w:rFonts w:ascii="Bookman Old Style" w:hAnsi="Bookman Old Style"/>
            <w:sz w:val="24"/>
            <w:szCs w:val="24"/>
          </w:rPr>
          <w:delText>o</w:delText>
        </w:r>
      </w:del>
      <w:r w:rsidRPr="0025578A">
        <w:rPr>
          <w:rFonts w:ascii="Bookman Old Style" w:hAnsi="Bookman Old Style"/>
          <w:sz w:val="24"/>
          <w:szCs w:val="24"/>
        </w:rPr>
        <w:t xml:space="preserve"> en cada una de las áreas del conocimiento, la economía, la fuerza laboral, la entretención y la forma en la que vivimos nuestras vidas. </w:t>
      </w:r>
      <w:ins w:id="87" w:author="Javier Ebers" w:date="2016-04-09T21:01:00Z">
        <w:r w:rsidR="00092FF7">
          <w:rPr>
            <w:rFonts w:ascii="Bookman Old Style" w:hAnsi="Bookman Old Style"/>
            <w:sz w:val="24"/>
            <w:szCs w:val="24"/>
          </w:rPr>
          <w:t>E</w:t>
        </w:r>
      </w:ins>
      <w:del w:id="88" w:author="Javier Ebers" w:date="2016-04-09T21:01:00Z">
        <w:r w:rsidRPr="0025578A" w:rsidDel="00092FF7">
          <w:rPr>
            <w:rFonts w:ascii="Bookman Old Style" w:hAnsi="Bookman Old Style"/>
            <w:sz w:val="24"/>
            <w:szCs w:val="24"/>
          </w:rPr>
          <w:delText xml:space="preserve">Para </w:delText>
        </w:r>
      </w:del>
      <w:del w:id="89" w:author="Javier Ebers" w:date="2016-04-09T21:00:00Z">
        <w:r w:rsidRPr="0025578A" w:rsidDel="00092FF7">
          <w:rPr>
            <w:rFonts w:ascii="Bookman Old Style" w:hAnsi="Bookman Old Style"/>
            <w:sz w:val="24"/>
            <w:szCs w:val="24"/>
          </w:rPr>
          <w:delText xml:space="preserve">ser ciudadanos bien educados en un mundo de computación intensiva y </w:delText>
        </w:r>
      </w:del>
      <w:del w:id="90" w:author="Javier Ebers" w:date="2016-04-09T21:01:00Z">
        <w:r w:rsidRPr="0025578A" w:rsidDel="00092FF7">
          <w:rPr>
            <w:rFonts w:ascii="Bookman Old Style" w:hAnsi="Bookman Old Style"/>
            <w:sz w:val="24"/>
            <w:szCs w:val="24"/>
          </w:rPr>
          <w:delText>e</w:delText>
        </w:r>
      </w:del>
      <w:r w:rsidRPr="0025578A">
        <w:rPr>
          <w:rFonts w:ascii="Bookman Old Style" w:hAnsi="Bookman Old Style"/>
          <w:sz w:val="24"/>
          <w:szCs w:val="24"/>
        </w:rPr>
        <w:t xml:space="preserve">star preparado para las carreras y oportunidades laborares, es decir, ser competitivo frente a nuestros pares, </w:t>
      </w:r>
      <w:del w:id="91" w:author="Javier Ebers" w:date="2016-04-09T21:01:00Z">
        <w:r w:rsidRPr="0025578A" w:rsidDel="00092FF7">
          <w:rPr>
            <w:rFonts w:ascii="Bookman Old Style" w:hAnsi="Bookman Old Style"/>
            <w:sz w:val="24"/>
            <w:szCs w:val="24"/>
          </w:rPr>
          <w:delText>será necesario</w:delText>
        </w:r>
      </w:del>
      <w:ins w:id="92" w:author="Javier Ebers" w:date="2016-04-09T21:01:00Z">
        <w:r w:rsidR="00092FF7">
          <w:rPr>
            <w:rFonts w:ascii="Bookman Old Style" w:hAnsi="Bookman Old Style"/>
            <w:sz w:val="24"/>
            <w:szCs w:val="24"/>
          </w:rPr>
          <w:t>requerirá</w:t>
        </w:r>
      </w:ins>
      <w:r w:rsidRPr="0025578A">
        <w:rPr>
          <w:rFonts w:ascii="Bookman Old Style" w:hAnsi="Bookman Old Style"/>
          <w:sz w:val="24"/>
          <w:szCs w:val="24"/>
        </w:rPr>
        <w:t xml:space="preserve"> tener un claro entendimiento de los principios y</w:t>
      </w:r>
      <w:del w:id="93" w:author="Javier Ebers" w:date="2016-04-09T21:02:00Z">
        <w:r w:rsidRPr="0025578A" w:rsidDel="00092FF7">
          <w:rPr>
            <w:rFonts w:ascii="Bookman Old Style" w:hAnsi="Bookman Old Style"/>
            <w:sz w:val="24"/>
            <w:szCs w:val="24"/>
          </w:rPr>
          <w:delText xml:space="preserve"> las</w:delText>
        </w:r>
      </w:del>
      <w:r w:rsidRPr="0025578A">
        <w:rPr>
          <w:rFonts w:ascii="Bookman Old Style" w:hAnsi="Bookman Old Style"/>
          <w:sz w:val="24"/>
          <w:szCs w:val="24"/>
        </w:rPr>
        <w:t xml:space="preserve"> prácticas de las ciencias de la computación como un medio para la resolución de problemas, </w:t>
      </w:r>
      <w:del w:id="94" w:author="Javier Ebers" w:date="2016-04-09T21:02:00Z">
        <w:r w:rsidRPr="0025578A" w:rsidDel="00092FF7">
          <w:rPr>
            <w:rFonts w:ascii="Bookman Old Style" w:hAnsi="Bookman Old Style"/>
            <w:sz w:val="24"/>
            <w:szCs w:val="24"/>
          </w:rPr>
          <w:delText xml:space="preserve">potenciando los conocimientos y habilidades </w:delText>
        </w:r>
      </w:del>
      <w:r w:rsidRPr="0025578A">
        <w:rPr>
          <w:rFonts w:ascii="Bookman Old Style" w:hAnsi="Bookman Old Style"/>
          <w:sz w:val="24"/>
          <w:szCs w:val="24"/>
        </w:rPr>
        <w:t xml:space="preserve">independientemente del ámbito de estudio o laboral en el que se desempeñe la persona. </w:t>
      </w:r>
    </w:p>
    <w:p w14:paraId="4EE25C2C" w14:textId="419302B6" w:rsidR="00F527CF" w:rsidRPr="0025578A" w:rsidRDefault="00F527CF" w:rsidP="00F527CF">
      <w:pPr>
        <w:jc w:val="both"/>
        <w:rPr>
          <w:rFonts w:ascii="Bookman Old Style" w:hAnsi="Bookman Old Style"/>
          <w:sz w:val="24"/>
          <w:szCs w:val="24"/>
        </w:rPr>
      </w:pPr>
      <w:r w:rsidRPr="0025578A">
        <w:rPr>
          <w:rFonts w:ascii="Bookman Old Style" w:hAnsi="Bookman Old Style"/>
          <w:sz w:val="24"/>
          <w:szCs w:val="24"/>
        </w:rPr>
        <w:t xml:space="preserve">Siguiendo la tendencia actual, se estima que muchos de los empleos que los estudiantes de hoy tendrán en 10 a 20 años aún no se han inventado y estarán fuertemente relacionadas a la </w:t>
      </w:r>
      <w:commentRangeStart w:id="95"/>
      <w:r w:rsidRPr="0025578A">
        <w:rPr>
          <w:rFonts w:ascii="Bookman Old Style" w:hAnsi="Bookman Old Style"/>
          <w:sz w:val="24"/>
          <w:szCs w:val="24"/>
        </w:rPr>
        <w:t>computación</w:t>
      </w:r>
      <w:commentRangeEnd w:id="95"/>
      <w:r w:rsidR="00035DA9">
        <w:rPr>
          <w:rStyle w:val="Refdecomentario"/>
        </w:rPr>
        <w:commentReference w:id="95"/>
      </w:r>
      <w:customXmlInsRangeStart w:id="96" w:author="Javier Ebers" w:date="2016-04-11T01:19:00Z"/>
      <w:sdt>
        <w:sdtPr>
          <w:rPr>
            <w:rFonts w:ascii="Bookman Old Style" w:hAnsi="Bookman Old Style"/>
            <w:sz w:val="24"/>
            <w:szCs w:val="24"/>
          </w:rPr>
          <w:id w:val="1742825658"/>
          <w:citation/>
        </w:sdtPr>
        <w:sdtEndPr/>
        <w:sdtContent>
          <w:customXmlInsRangeEnd w:id="96"/>
          <w:ins w:id="97" w:author="Javier Ebers" w:date="2016-04-11T01:19:00Z">
            <w:r w:rsidR="00B71549">
              <w:rPr>
                <w:rFonts w:ascii="Bookman Old Style" w:hAnsi="Bookman Old Style"/>
                <w:sz w:val="24"/>
                <w:szCs w:val="24"/>
              </w:rPr>
              <w:fldChar w:fldCharType="begin"/>
            </w:r>
          </w:ins>
          <w:ins w:id="98" w:author="Javier Ebers" w:date="2016-04-11T01:20:00Z">
            <w:r w:rsidR="00CD484A">
              <w:rPr>
                <w:rFonts w:ascii="Bookman Old Style" w:hAnsi="Bookman Old Style"/>
                <w:sz w:val="24"/>
                <w:szCs w:val="24"/>
              </w:rPr>
              <w:instrText xml:space="preserve">CITATION The11 \l 13322 </w:instrText>
            </w:r>
          </w:ins>
          <w:r w:rsidR="00B71549">
            <w:rPr>
              <w:rFonts w:ascii="Bookman Old Style" w:hAnsi="Bookman Old Style"/>
              <w:sz w:val="24"/>
              <w:szCs w:val="24"/>
            </w:rPr>
            <w:fldChar w:fldCharType="separate"/>
          </w:r>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(The CSTA Standards Task Force, 2011)</w:t>
          </w:r>
          <w:ins w:id="99" w:author="Javier Ebers" w:date="2016-04-11T01:19:00Z">
            <w:r w:rsidR="00B71549">
              <w:rPr>
                <w:rFonts w:ascii="Bookman Old Style" w:hAnsi="Bookman Old Style"/>
                <w:sz w:val="24"/>
                <w:szCs w:val="24"/>
              </w:rPr>
              <w:fldChar w:fldCharType="end"/>
            </w:r>
          </w:ins>
          <w:customXmlInsRangeStart w:id="100" w:author="Javier Ebers" w:date="2016-04-11T01:19:00Z"/>
        </w:sdtContent>
      </w:sdt>
      <w:customXmlInsRangeEnd w:id="100"/>
      <w:r w:rsidRPr="0025578A">
        <w:rPr>
          <w:rFonts w:ascii="Bookman Old Style" w:hAnsi="Bookman Old Style"/>
          <w:sz w:val="24"/>
          <w:szCs w:val="24"/>
        </w:rPr>
        <w:t xml:space="preserve">. Todo esto conlleva a que </w:t>
      </w:r>
      <w:r>
        <w:rPr>
          <w:rFonts w:ascii="Bookman Old Style" w:hAnsi="Bookman Old Style"/>
          <w:sz w:val="24"/>
          <w:szCs w:val="24"/>
        </w:rPr>
        <w:t>l</w:t>
      </w:r>
      <w:r w:rsidRPr="0025578A">
        <w:rPr>
          <w:rFonts w:ascii="Bookman Old Style" w:hAnsi="Bookman Old Style"/>
          <w:sz w:val="24"/>
          <w:szCs w:val="24"/>
        </w:rPr>
        <w:t>os profesionales de las ciencias de la computación nunca habían tenido tanta demanda como hoy en día, trabajando en conjunto con otros expertos en el diseño y construcción de soluciones y sistemas computarizados que apoyan el funcionamiento de la sociedad moderna.</w:t>
      </w:r>
      <w:commentRangeEnd w:id="84"/>
      <w:r w:rsidR="00035DA9">
        <w:rPr>
          <w:rStyle w:val="Refdecomentario"/>
        </w:rPr>
        <w:commentReference w:id="84"/>
      </w:r>
    </w:p>
    <w:p w14:paraId="5CF6D44E" w14:textId="2F49C7F1" w:rsidR="00F527CF" w:rsidRDefault="00F527CF" w:rsidP="00F527CF">
      <w:pPr>
        <w:jc w:val="both"/>
        <w:rPr>
          <w:rFonts w:ascii="Bookman Old Style" w:hAnsi="Bookman Old Style"/>
          <w:sz w:val="24"/>
          <w:szCs w:val="24"/>
        </w:rPr>
      </w:pPr>
      <w:r w:rsidRPr="0025578A">
        <w:rPr>
          <w:rFonts w:ascii="Bookman Old Style" w:hAnsi="Bookman Old Style"/>
          <w:sz w:val="24"/>
          <w:szCs w:val="24"/>
        </w:rPr>
        <w:t xml:space="preserve">Mencionado lo anterior, no cabe duda de que hay una necesidad urgente </w:t>
      </w:r>
      <w:del w:id="101" w:author="Javier Ebers" w:date="2016-04-09T20:59:00Z">
        <w:r w:rsidRPr="0025578A" w:rsidDel="00092FF7">
          <w:rPr>
            <w:rFonts w:ascii="Bookman Old Style" w:hAnsi="Bookman Old Style"/>
            <w:sz w:val="24"/>
            <w:szCs w:val="24"/>
          </w:rPr>
          <w:delText xml:space="preserve">para </w:delText>
        </w:r>
      </w:del>
      <w:ins w:id="102" w:author="Javier Ebers" w:date="2016-04-09T20:59:00Z">
        <w:r w:rsidR="00092FF7">
          <w:rPr>
            <w:rFonts w:ascii="Bookman Old Style" w:hAnsi="Bookman Old Style"/>
            <w:sz w:val="24"/>
            <w:szCs w:val="24"/>
          </w:rPr>
          <w:t>de</w:t>
        </w:r>
        <w:r w:rsidR="00092FF7" w:rsidRPr="0025578A">
          <w:rPr>
            <w:rFonts w:ascii="Bookman Old Style" w:hAnsi="Bookman Old Style"/>
            <w:sz w:val="24"/>
            <w:szCs w:val="24"/>
          </w:rPr>
          <w:t xml:space="preserve"> </w:t>
        </w:r>
      </w:ins>
      <w:r w:rsidRPr="0025578A">
        <w:rPr>
          <w:rFonts w:ascii="Bookman Old Style" w:hAnsi="Bookman Old Style"/>
          <w:sz w:val="24"/>
          <w:szCs w:val="24"/>
        </w:rPr>
        <w:t xml:space="preserve">mejorar el nivel de comprensión pública de las ciencias de la computación como un campo académico y profesional. </w:t>
      </w:r>
      <w:r w:rsidR="00440499">
        <w:rPr>
          <w:rFonts w:ascii="Bookman Old Style" w:hAnsi="Bookman Old Style"/>
          <w:sz w:val="24"/>
          <w:szCs w:val="24"/>
        </w:rPr>
        <w:t>En</w:t>
      </w:r>
      <w:r w:rsidRPr="0025578A">
        <w:rPr>
          <w:rFonts w:ascii="Bookman Old Style" w:hAnsi="Bookman Old Style"/>
          <w:sz w:val="24"/>
          <w:szCs w:val="24"/>
        </w:rPr>
        <w:t xml:space="preserve"> afrontar estas necesidades las escuelas tienen una oportunidad y responsabilidad única en su rol formador de las nuevas generaciones de estudiantes.</w:t>
      </w:r>
    </w:p>
    <w:p w14:paraId="043BA9C1" w14:textId="77777777" w:rsidR="00F527CF" w:rsidRDefault="00F527CF">
      <w:pPr>
        <w:rPr>
          <w:rFonts w:ascii="Bookman Old Style" w:hAnsi="Bookman Old Style"/>
          <w:b/>
          <w:sz w:val="24"/>
          <w:szCs w:val="24"/>
        </w:rPr>
      </w:pPr>
    </w:p>
    <w:p w14:paraId="7FEBF66D" w14:textId="77777777" w:rsidR="001E7F99" w:rsidRDefault="001E7F99">
      <w:pPr>
        <w:rPr>
          <w:rFonts w:ascii="Bookman Old Style" w:hAnsi="Bookman Old Style"/>
          <w:b/>
          <w:sz w:val="24"/>
          <w:szCs w:val="24"/>
        </w:rPr>
      </w:pPr>
    </w:p>
    <w:p w14:paraId="1A599EF9" w14:textId="77777777" w:rsidR="001E7F99" w:rsidRDefault="001E7F99">
      <w:pPr>
        <w:rPr>
          <w:rFonts w:ascii="Bookman Old Style" w:hAnsi="Bookman Old Style"/>
          <w:b/>
          <w:sz w:val="24"/>
          <w:szCs w:val="24"/>
        </w:rPr>
      </w:pPr>
    </w:p>
    <w:p w14:paraId="7B34752B" w14:textId="77777777" w:rsidR="001E7F99" w:rsidRDefault="001E7F99">
      <w:pPr>
        <w:rPr>
          <w:rFonts w:ascii="Bookman Old Style" w:hAnsi="Bookman Old Style"/>
          <w:b/>
          <w:sz w:val="24"/>
          <w:szCs w:val="24"/>
        </w:rPr>
      </w:pPr>
    </w:p>
    <w:p w14:paraId="267FF419" w14:textId="77777777" w:rsidR="001E7F99" w:rsidRDefault="001E7F99">
      <w:pPr>
        <w:rPr>
          <w:rFonts w:ascii="Bookman Old Style" w:hAnsi="Bookman Old Style"/>
          <w:b/>
          <w:sz w:val="24"/>
          <w:szCs w:val="24"/>
        </w:rPr>
      </w:pPr>
    </w:p>
    <w:p w14:paraId="638276A5" w14:textId="77777777" w:rsidR="008F5244" w:rsidRDefault="008F5244">
      <w:pPr>
        <w:rPr>
          <w:rFonts w:ascii="Bookman Old Style" w:hAnsi="Bookman Old Style"/>
          <w:b/>
          <w:sz w:val="24"/>
          <w:szCs w:val="24"/>
        </w:rPr>
      </w:pPr>
    </w:p>
    <w:p w14:paraId="08CC406A" w14:textId="77777777" w:rsidR="008F5244" w:rsidRDefault="008F5244">
      <w:pPr>
        <w:rPr>
          <w:rFonts w:ascii="Bookman Old Style" w:hAnsi="Bookman Old Style"/>
          <w:b/>
          <w:sz w:val="24"/>
          <w:szCs w:val="24"/>
        </w:rPr>
      </w:pPr>
    </w:p>
    <w:p w14:paraId="1ECFC7F9" w14:textId="77777777" w:rsidR="008F5244" w:rsidRDefault="008F5244">
      <w:pPr>
        <w:rPr>
          <w:rFonts w:ascii="Bookman Old Style" w:hAnsi="Bookman Old Style"/>
          <w:b/>
          <w:sz w:val="24"/>
          <w:szCs w:val="24"/>
        </w:rPr>
      </w:pPr>
    </w:p>
    <w:p w14:paraId="24376E68" w14:textId="77777777" w:rsidR="008F5244" w:rsidRDefault="008F5244">
      <w:pPr>
        <w:rPr>
          <w:rFonts w:ascii="Bookman Old Style" w:hAnsi="Bookman Old Style"/>
          <w:b/>
          <w:sz w:val="24"/>
          <w:szCs w:val="24"/>
        </w:rPr>
      </w:pPr>
    </w:p>
    <w:p w14:paraId="7D93422D" w14:textId="77777777" w:rsidR="008F5244" w:rsidRDefault="008F5244">
      <w:pPr>
        <w:rPr>
          <w:rFonts w:ascii="Bookman Old Style" w:hAnsi="Bookman Old Style"/>
          <w:b/>
          <w:sz w:val="24"/>
          <w:szCs w:val="24"/>
        </w:rPr>
      </w:pPr>
    </w:p>
    <w:p w14:paraId="04BFA9A9" w14:textId="77777777" w:rsidR="00952564" w:rsidRDefault="00952564">
      <w:pPr>
        <w:rPr>
          <w:rFonts w:ascii="Bookman Old Style" w:hAnsi="Bookman Old Style"/>
          <w:b/>
          <w:sz w:val="24"/>
          <w:szCs w:val="24"/>
        </w:rPr>
      </w:pPr>
    </w:p>
    <w:p w14:paraId="067604F5" w14:textId="47DC6AF9" w:rsidR="00AF41C8" w:rsidRPr="009B221D" w:rsidRDefault="00AF41C8">
      <w:pPr>
        <w:pStyle w:val="Ttulo2"/>
        <w:rPr>
          <w:ins w:id="103" w:author="Javier Ebers" w:date="2016-04-19T21:23:00Z"/>
        </w:rPr>
        <w:pPrChange w:id="104" w:author="Javier Ebers" w:date="2016-04-19T21:24:00Z">
          <w:pPr>
            <w:jc w:val="both"/>
          </w:pPr>
        </w:pPrChange>
      </w:pPr>
      <w:bookmarkStart w:id="105" w:name="_Toc455520346"/>
      <w:ins w:id="106" w:author="Javier Ebers" w:date="2016-04-19T21:23:00Z">
        <w:r w:rsidRPr="009B221D">
          <w:lastRenderedPageBreak/>
          <w:t>Situación Actual</w:t>
        </w:r>
        <w:bookmarkEnd w:id="105"/>
      </w:ins>
    </w:p>
    <w:p w14:paraId="2EE8B169" w14:textId="09500DAA" w:rsidR="001E7F99" w:rsidRPr="00AF41C8" w:rsidDel="00E53710" w:rsidRDefault="00545FAE">
      <w:pPr>
        <w:pStyle w:val="Ttulo2"/>
        <w:rPr>
          <w:del w:id="107" w:author="Javier Ebers" w:date="2016-04-17T22:45:00Z"/>
          <w:b w:val="0"/>
          <w:rPrChange w:id="108" w:author="Javier Ebers" w:date="2016-04-19T21:22:00Z">
            <w:rPr>
              <w:del w:id="109" w:author="Javier Ebers" w:date="2016-04-17T22:45:00Z"/>
              <w:b/>
            </w:rPr>
          </w:rPrChange>
        </w:rPr>
        <w:pPrChange w:id="110" w:author="Javier Ebers" w:date="2016-04-19T21:22:00Z">
          <w:pPr/>
        </w:pPrChange>
      </w:pPr>
      <w:del w:id="111" w:author="Javier Ebers" w:date="2016-04-17T22:45:00Z">
        <w:r w:rsidRPr="00AF41C8" w:rsidDel="00E53710">
          <w:rPr>
            <w:b w:val="0"/>
            <w:rPrChange w:id="112" w:author="Javier Ebers" w:date="2016-04-19T21:22:00Z">
              <w:rPr>
                <w:b/>
              </w:rPr>
            </w:rPrChange>
          </w:rPr>
          <w:delText>CAPÍTULO II</w:delText>
        </w:r>
      </w:del>
      <w:del w:id="113" w:author="Javier Ebers" w:date="2016-04-17T22:44:00Z">
        <w:r w:rsidRPr="00AF41C8" w:rsidDel="00E53710">
          <w:rPr>
            <w:b w:val="0"/>
            <w:rPrChange w:id="114" w:author="Javier Ebers" w:date="2016-04-19T21:22:00Z">
              <w:rPr>
                <w:b/>
              </w:rPr>
            </w:rPrChange>
          </w:rPr>
          <w:delText xml:space="preserve"> - FUNDAMENTACIÓN</w:delText>
        </w:r>
      </w:del>
    </w:p>
    <w:p w14:paraId="2FEAC5B0" w14:textId="3F23BCD3" w:rsidR="006C0F2C" w:rsidRPr="00AF41C8" w:rsidDel="00AF41C8" w:rsidRDefault="00546425">
      <w:pPr>
        <w:pStyle w:val="Ttulo2"/>
        <w:rPr>
          <w:del w:id="115" w:author="Javier Ebers" w:date="2016-04-19T21:23:00Z"/>
          <w:b w:val="0"/>
          <w:rPrChange w:id="116" w:author="Javier Ebers" w:date="2016-04-19T21:22:00Z">
            <w:rPr>
              <w:del w:id="117" w:author="Javier Ebers" w:date="2016-04-19T21:23:00Z"/>
              <w:b/>
            </w:rPr>
          </w:rPrChange>
        </w:rPr>
        <w:pPrChange w:id="118" w:author="Javier Ebers" w:date="2016-04-19T21:22:00Z">
          <w:pPr/>
        </w:pPrChange>
      </w:pPr>
      <w:del w:id="119" w:author="Javier Ebers" w:date="2016-04-19T21:23:00Z">
        <w:r w:rsidRPr="00AF41C8" w:rsidDel="00AF41C8">
          <w:rPr>
            <w:b w:val="0"/>
            <w:rPrChange w:id="120" w:author="Javier Ebers" w:date="2016-04-19T21:22:00Z">
              <w:rPr>
                <w:b/>
              </w:rPr>
            </w:rPrChange>
          </w:rPr>
          <w:delText>Situación Actual</w:delText>
        </w:r>
      </w:del>
    </w:p>
    <w:p w14:paraId="5CAEC1C9" w14:textId="77777777" w:rsidR="0025578A" w:rsidRDefault="00F527CF" w:rsidP="0025578A">
      <w:pPr>
        <w:jc w:val="both"/>
        <w:rPr>
          <w:rFonts w:ascii="Bookman Old Style" w:hAnsi="Bookman Old Style"/>
          <w:sz w:val="24"/>
          <w:szCs w:val="24"/>
        </w:rPr>
      </w:pPr>
      <w:r>
        <w:rPr>
          <w:rFonts w:ascii="Bookman Old Style" w:hAnsi="Bookman Old Style"/>
          <w:sz w:val="24"/>
          <w:szCs w:val="24"/>
        </w:rPr>
        <w:t>En base a los</w:t>
      </w:r>
      <w:r w:rsidR="0025578A">
        <w:rPr>
          <w:rFonts w:ascii="Bookman Old Style" w:hAnsi="Bookman Old Style"/>
          <w:sz w:val="24"/>
          <w:szCs w:val="24"/>
        </w:rPr>
        <w:t xml:space="preserve"> precedentes</w:t>
      </w:r>
      <w:r>
        <w:rPr>
          <w:rFonts w:ascii="Bookman Old Style" w:hAnsi="Bookman Old Style"/>
          <w:sz w:val="24"/>
          <w:szCs w:val="24"/>
        </w:rPr>
        <w:t xml:space="preserve"> y a la acelerada tendencia de adopción de las herramientas tecnológicas y la computación como </w:t>
      </w:r>
      <w:r w:rsidR="00E84C43">
        <w:rPr>
          <w:rFonts w:ascii="Bookman Old Style" w:hAnsi="Bookman Old Style"/>
          <w:sz w:val="24"/>
          <w:szCs w:val="24"/>
        </w:rPr>
        <w:t>motor</w:t>
      </w:r>
      <w:r>
        <w:rPr>
          <w:rFonts w:ascii="Bookman Old Style" w:hAnsi="Bookman Old Style"/>
          <w:sz w:val="24"/>
          <w:szCs w:val="24"/>
        </w:rPr>
        <w:t xml:space="preserve"> del avance y la innovación de la sociedad moderna</w:t>
      </w:r>
      <w:r w:rsidR="0025578A">
        <w:rPr>
          <w:rFonts w:ascii="Bookman Old Style" w:hAnsi="Bookman Old Style"/>
          <w:sz w:val="24"/>
          <w:szCs w:val="24"/>
        </w:rPr>
        <w:t xml:space="preserve">, en el año </w:t>
      </w:r>
      <w:r w:rsidR="00A45E5E">
        <w:rPr>
          <w:rFonts w:ascii="Bookman Old Style" w:hAnsi="Bookman Old Style"/>
          <w:sz w:val="24"/>
          <w:szCs w:val="24"/>
        </w:rPr>
        <w:t>1992 el Gobierno de Chile de la mano del Ministerio de Educación crea el proyecto “</w:t>
      </w:r>
      <w:r w:rsidR="00A45E5E" w:rsidRPr="00A45E5E">
        <w:rPr>
          <w:rFonts w:ascii="Bookman Old Style" w:hAnsi="Bookman Old Style"/>
          <w:i/>
          <w:sz w:val="24"/>
          <w:szCs w:val="24"/>
        </w:rPr>
        <w:t>Enlaces</w:t>
      </w:r>
      <w:r w:rsidR="00A45E5E">
        <w:rPr>
          <w:rFonts w:ascii="Bookman Old Style" w:hAnsi="Bookman Old Style"/>
          <w:i/>
          <w:sz w:val="24"/>
          <w:szCs w:val="24"/>
        </w:rPr>
        <w:t>”</w:t>
      </w:r>
      <w:r w:rsidR="00454274">
        <w:rPr>
          <w:rFonts w:ascii="Bookman Old Style" w:hAnsi="Bookman Old Style"/>
          <w:i/>
          <w:sz w:val="24"/>
          <w:szCs w:val="24"/>
        </w:rPr>
        <w:t xml:space="preserve"> </w:t>
      </w:r>
      <w:r w:rsidR="00454274">
        <w:rPr>
          <w:rFonts w:ascii="Bookman Old Style" w:hAnsi="Bookman Old Style"/>
          <w:sz w:val="24"/>
          <w:szCs w:val="24"/>
        </w:rPr>
        <w:t>(</w:t>
      </w:r>
      <w:r w:rsidR="001001BF">
        <w:fldChar w:fldCharType="begin"/>
      </w:r>
      <w:r w:rsidR="001001BF">
        <w:instrText xml:space="preserve"> HYPERLINK "www.enlaces.cl" </w:instrText>
      </w:r>
      <w:r w:rsidR="001001BF">
        <w:fldChar w:fldCharType="separate"/>
      </w:r>
      <w:r w:rsidR="00454274" w:rsidRPr="00454274">
        <w:rPr>
          <w:rStyle w:val="Hipervnculo"/>
          <w:rFonts w:ascii="Bookman Old Style" w:hAnsi="Bookman Old Style"/>
          <w:sz w:val="24"/>
          <w:szCs w:val="24"/>
        </w:rPr>
        <w:t>www.enlaces.cl</w:t>
      </w:r>
      <w:r w:rsidR="001001BF">
        <w:rPr>
          <w:rStyle w:val="Hipervnculo"/>
          <w:rFonts w:ascii="Bookman Old Style" w:hAnsi="Bookman Old Style"/>
          <w:sz w:val="24"/>
          <w:szCs w:val="24"/>
        </w:rPr>
        <w:fldChar w:fldCharType="end"/>
      </w:r>
      <w:r w:rsidR="00454274">
        <w:rPr>
          <w:rFonts w:ascii="Bookman Old Style" w:hAnsi="Bookman Old Style"/>
          <w:sz w:val="24"/>
          <w:szCs w:val="24"/>
        </w:rPr>
        <w:t>)</w:t>
      </w:r>
      <w:r w:rsidR="00A45E5E">
        <w:rPr>
          <w:rFonts w:ascii="Bookman Old Style" w:hAnsi="Bookman Old Style"/>
          <w:sz w:val="24"/>
          <w:szCs w:val="24"/>
        </w:rPr>
        <w:t xml:space="preserve">, con el objetivo de aumentar la </w:t>
      </w:r>
      <w:r w:rsidR="00A45E5E" w:rsidRPr="00A45E5E">
        <w:rPr>
          <w:rFonts w:ascii="Bookman Old Style" w:hAnsi="Bookman Old Style"/>
          <w:sz w:val="24"/>
          <w:szCs w:val="24"/>
        </w:rPr>
        <w:t xml:space="preserve">presencia de infraestructura tecnológica digital en las escuelas </w:t>
      </w:r>
      <w:r w:rsidR="00A45E5E">
        <w:rPr>
          <w:rFonts w:ascii="Bookman Old Style" w:hAnsi="Bookman Old Style"/>
          <w:sz w:val="24"/>
          <w:szCs w:val="24"/>
        </w:rPr>
        <w:t xml:space="preserve">subvencionadas por el estado, con el objetivo de </w:t>
      </w:r>
      <w:r w:rsidR="00A45E5E" w:rsidRPr="00A45E5E">
        <w:rPr>
          <w:rFonts w:ascii="Bookman Old Style" w:hAnsi="Bookman Old Style"/>
          <w:sz w:val="24"/>
          <w:szCs w:val="24"/>
        </w:rPr>
        <w:t>mejorar</w:t>
      </w:r>
      <w:r w:rsidR="00A45E5E">
        <w:rPr>
          <w:rFonts w:ascii="Bookman Old Style" w:hAnsi="Bookman Old Style"/>
          <w:sz w:val="24"/>
          <w:szCs w:val="24"/>
        </w:rPr>
        <w:t xml:space="preserve"> e inculcar en sus alumnos y profesores</w:t>
      </w:r>
      <w:r w:rsidR="00A45E5E" w:rsidRPr="00A45E5E">
        <w:rPr>
          <w:rFonts w:ascii="Bookman Old Style" w:hAnsi="Bookman Old Style"/>
          <w:sz w:val="24"/>
          <w:szCs w:val="24"/>
        </w:rPr>
        <w:t xml:space="preserve"> algunas de las “competencias esenciales del siglo XXI”.</w:t>
      </w:r>
      <w:r w:rsidR="00A45E5E">
        <w:rPr>
          <w:rFonts w:ascii="Bookman Old Style" w:hAnsi="Bookman Old Style"/>
          <w:sz w:val="24"/>
          <w:szCs w:val="24"/>
        </w:rPr>
        <w:t xml:space="preserve"> Dentro de estas competencias se destacan 4 dimensiones, las cuales corresponden a la i</w:t>
      </w:r>
      <w:r w:rsidR="00A45E5E" w:rsidRPr="00A45E5E">
        <w:rPr>
          <w:rFonts w:ascii="Bookman Old Style" w:hAnsi="Bookman Old Style"/>
          <w:sz w:val="24"/>
          <w:szCs w:val="24"/>
        </w:rPr>
        <w:t>nformación, comunicación y colaboración, c</w:t>
      </w:r>
      <w:r w:rsidR="00A45E5E">
        <w:rPr>
          <w:rFonts w:ascii="Bookman Old Style" w:hAnsi="Bookman Old Style"/>
          <w:sz w:val="24"/>
          <w:szCs w:val="24"/>
        </w:rPr>
        <w:t>onvivencia digital y tecnología, lo que se traduce en alumnos capaces de hacer uso de las tecnologías presentes como los computadores, dispositivos móviles y el internet para investigar, buscar información, resolver problemas, comunicarse con sus pares y ser capaces de continuar con su formación de forma autodidacta.</w:t>
      </w:r>
    </w:p>
    <w:p w14:paraId="374D157C" w14:textId="77777777" w:rsidR="00454274" w:rsidRDefault="00454274" w:rsidP="0025578A">
      <w:pPr>
        <w:jc w:val="both"/>
        <w:rPr>
          <w:rFonts w:ascii="Bookman Old Style" w:hAnsi="Bookman Old Style"/>
          <w:sz w:val="24"/>
          <w:szCs w:val="24"/>
        </w:rPr>
      </w:pPr>
      <w:r>
        <w:rPr>
          <w:rFonts w:ascii="Bookman Old Style" w:hAnsi="Bookman Old Style"/>
          <w:sz w:val="24"/>
          <w:szCs w:val="24"/>
        </w:rPr>
        <w:t xml:space="preserve">El proyecto Enlaces sigue vigente en la actualidad y con el paso de los años y miles de millones de pesos en inversión, se ha abierto paso en las escuelas públicas de zonas tanto urbanas como rurales del país. En el año 2011 se efectúa el primer SIMCE </w:t>
      </w:r>
      <w:r w:rsidRPr="00454274">
        <w:rPr>
          <w:rFonts w:ascii="Bookman Old Style" w:hAnsi="Bookman Old Style"/>
          <w:sz w:val="24"/>
          <w:szCs w:val="24"/>
        </w:rPr>
        <w:t xml:space="preserve"> de Tecnologías de Información y Comunicación</w:t>
      </w:r>
      <w:r>
        <w:rPr>
          <w:rFonts w:ascii="Bookman Old Style" w:hAnsi="Bookman Old Style"/>
          <w:sz w:val="24"/>
          <w:szCs w:val="24"/>
        </w:rPr>
        <w:t xml:space="preserve"> (TIC)</w:t>
      </w:r>
      <w:r w:rsidRPr="00454274">
        <w:rPr>
          <w:rFonts w:ascii="Bookman Old Style" w:hAnsi="Bookman Old Style"/>
          <w:sz w:val="24"/>
          <w:szCs w:val="24"/>
        </w:rPr>
        <w:t>. El SIMCE TIC determina el nivel de desarrollo de las habilidades TIC para el aprendizaje que han alcanzado los estudiantes del sistema escolar chileno. Se aplicó en el mes de noviembre a una muestra de 10.000 estudiantes.</w:t>
      </w:r>
      <w:r>
        <w:rPr>
          <w:rFonts w:ascii="Bookman Old Style" w:hAnsi="Bookman Old Style"/>
          <w:sz w:val="24"/>
          <w:szCs w:val="24"/>
        </w:rPr>
        <w:t xml:space="preserve"> En conjunto a esto se crea el </w:t>
      </w:r>
      <w:r w:rsidR="005B6AA9">
        <w:rPr>
          <w:rFonts w:ascii="Bookman Old Style" w:hAnsi="Bookman Old Style"/>
          <w:sz w:val="24"/>
          <w:szCs w:val="24"/>
        </w:rPr>
        <w:t>proyecto</w:t>
      </w:r>
      <w:r>
        <w:rPr>
          <w:rFonts w:ascii="Bookman Old Style" w:hAnsi="Bookman Old Style"/>
          <w:sz w:val="24"/>
          <w:szCs w:val="24"/>
        </w:rPr>
        <w:t xml:space="preserve"> YoEstudio (</w:t>
      </w:r>
      <w:r w:rsidR="001001BF">
        <w:fldChar w:fldCharType="begin"/>
      </w:r>
      <w:r w:rsidR="001001BF">
        <w:instrText xml:space="preserve"> HYPERLINK "www.yoestudio.cl" </w:instrText>
      </w:r>
      <w:r w:rsidR="001001BF">
        <w:fldChar w:fldCharType="separate"/>
      </w:r>
      <w:r w:rsidRPr="00454274">
        <w:rPr>
          <w:rStyle w:val="Hipervnculo"/>
          <w:rFonts w:ascii="Bookman Old Style" w:hAnsi="Bookman Old Style"/>
          <w:sz w:val="24"/>
          <w:szCs w:val="24"/>
        </w:rPr>
        <w:t>www.yoestudio.cl</w:t>
      </w:r>
      <w:r w:rsidR="001001BF">
        <w:rPr>
          <w:rStyle w:val="Hipervnculo"/>
          <w:rFonts w:ascii="Bookman Old Style" w:hAnsi="Bookman Old Style"/>
          <w:sz w:val="24"/>
          <w:szCs w:val="24"/>
        </w:rPr>
        <w:fldChar w:fldCharType="end"/>
      </w:r>
      <w:r>
        <w:rPr>
          <w:rFonts w:ascii="Bookman Old Style" w:hAnsi="Bookman Old Style"/>
          <w:sz w:val="24"/>
          <w:szCs w:val="24"/>
        </w:rPr>
        <w:t>)</w:t>
      </w:r>
      <w:r w:rsidR="005B6AA9">
        <w:rPr>
          <w:rFonts w:ascii="Bookman Old Style" w:hAnsi="Bookman Old Style"/>
          <w:sz w:val="24"/>
          <w:szCs w:val="24"/>
        </w:rPr>
        <w:t xml:space="preserve">, </w:t>
      </w:r>
      <w:r w:rsidR="005B6AA9" w:rsidRPr="005B6AA9">
        <w:rPr>
          <w:rFonts w:ascii="Bookman Old Style" w:hAnsi="Bookman Old Style"/>
          <w:sz w:val="24"/>
          <w:szCs w:val="24"/>
        </w:rPr>
        <w:t>un portal gratuito donde los alumnos pueden acceder a contenidos digitales acordes al currículum nacional.</w:t>
      </w:r>
      <w:r w:rsidR="00CD65BC">
        <w:rPr>
          <w:rFonts w:ascii="Bookman Old Style" w:hAnsi="Bookman Old Style"/>
          <w:sz w:val="24"/>
          <w:szCs w:val="24"/>
        </w:rPr>
        <w:t xml:space="preserve"> En la actualidad se estima que sobre el 90% de les escuelas públicas cuenta con recursos e infraestructura tecnológica, las que incluyen salas de computación, computadores portátiles, tablets y otros dispositivos móviles, pizarras interactivas y conexión a internet.</w:t>
      </w:r>
    </w:p>
    <w:p w14:paraId="233E0B3E" w14:textId="6765AAFD" w:rsidR="00CD65BC" w:rsidRPr="0025578A" w:rsidRDefault="00CD65BC" w:rsidP="0025578A">
      <w:pPr>
        <w:jc w:val="both"/>
        <w:rPr>
          <w:rFonts w:ascii="Bookman Old Style" w:hAnsi="Bookman Old Style"/>
          <w:sz w:val="24"/>
          <w:szCs w:val="24"/>
        </w:rPr>
      </w:pPr>
      <w:r>
        <w:rPr>
          <w:rFonts w:ascii="Bookman Old Style" w:hAnsi="Bookman Old Style"/>
          <w:sz w:val="24"/>
          <w:szCs w:val="24"/>
        </w:rPr>
        <w:t>Con respecto a la conexión a internet en específico, se obtuvieron datos en el último Censo de Informática Educativa</w:t>
      </w:r>
      <w:sdt>
        <w:sdtPr>
          <w:rPr>
            <w:rFonts w:ascii="Bookman Old Style" w:hAnsi="Bookman Old Style"/>
            <w:sz w:val="24"/>
            <w:szCs w:val="24"/>
          </w:rPr>
          <w:id w:val="-508374471"/>
          <w:citation/>
        </w:sdtPr>
        <w:sdtEndPr/>
        <w:sdtContent>
          <w:r w:rsidR="002F0E33">
            <w:rPr>
              <w:rFonts w:ascii="Bookman Old Style" w:hAnsi="Bookman Old Style"/>
              <w:sz w:val="24"/>
              <w:szCs w:val="24"/>
            </w:rPr>
            <w:fldChar w:fldCharType="begin"/>
          </w:r>
          <w:r w:rsidR="002F0E33">
            <w:rPr>
              <w:rFonts w:ascii="Bookman Old Style" w:hAnsi="Bookman Old Style"/>
              <w:sz w:val="24"/>
              <w:szCs w:val="24"/>
            </w:rPr>
            <w:instrText xml:space="preserve"> CITATION CEN13 \l 13322 </w:instrText>
          </w:r>
          <w:r w:rsidR="002F0E33">
            <w:rPr>
              <w:rFonts w:ascii="Bookman Old Style" w:hAnsi="Bookman Old Style"/>
              <w:sz w:val="24"/>
              <w:szCs w:val="24"/>
            </w:rPr>
            <w:fldChar w:fldCharType="separate"/>
          </w:r>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(CENIE, Ministerio de Educación, 2013)</w:t>
          </w:r>
          <w:r w:rsidR="002F0E33">
            <w:rPr>
              <w:rFonts w:ascii="Bookman Old Style" w:hAnsi="Bookman Old Style"/>
              <w:sz w:val="24"/>
              <w:szCs w:val="24"/>
            </w:rPr>
            <w:fldChar w:fldCharType="end"/>
          </w:r>
        </w:sdtContent>
      </w:sdt>
      <w:r>
        <w:rPr>
          <w:rFonts w:ascii="Bookman Old Style" w:hAnsi="Bookman Old Style"/>
          <w:sz w:val="24"/>
          <w:szCs w:val="24"/>
        </w:rPr>
        <w:t xml:space="preserve">, el cual fue realizado en el 2012 y en donde se registró que de un total de 8.819 establecimientos censados, de los cuales un 57,08% corresponden a escuelas Municipales, un 40,55% a Particulares Subvencionados y un 2,37% a Particulares Pagados, presentan conexión a internet </w:t>
      </w:r>
      <w:r w:rsidR="000F5A43">
        <w:rPr>
          <w:rFonts w:ascii="Bookman Old Style" w:hAnsi="Bookman Old Style"/>
          <w:sz w:val="24"/>
          <w:szCs w:val="24"/>
        </w:rPr>
        <w:t xml:space="preserve">un 74%, 84% y 99% respectivamente. Cabe destacar que al día de hoy no se ha realizado aún el tercer censo de Informática Educativa por lo que no se tienen datos exactos relativos a este tema, pero posterior al censo del 2012 se ha continuado con el esfuerzo de conectar escuelas (incluyendo las existentes en zonas rurales) a internet inclusive haciendo convenios entre el gobierno y las compañías de telecomunicaciones, por lo </w:t>
      </w:r>
      <w:r w:rsidR="000F5A43">
        <w:rPr>
          <w:rFonts w:ascii="Bookman Old Style" w:hAnsi="Bookman Old Style"/>
          <w:sz w:val="24"/>
          <w:szCs w:val="24"/>
        </w:rPr>
        <w:lastRenderedPageBreak/>
        <w:t>que estos números se espera que sean bastante mejores que los registrados dicho año.</w:t>
      </w:r>
    </w:p>
    <w:p w14:paraId="377D4583" w14:textId="77777777" w:rsidR="000857E4" w:rsidRDefault="000F5A43" w:rsidP="000857E4">
      <w:pPr>
        <w:keepNext/>
        <w:ind w:left="-426"/>
        <w:jc w:val="both"/>
      </w:pPr>
      <w:r>
        <w:rPr>
          <w:noProof/>
          <w:lang w:eastAsia="es-CL"/>
        </w:rPr>
        <w:drawing>
          <wp:inline distT="0" distB="0" distL="0" distR="0" wp14:anchorId="7CA1941F" wp14:editId="5DBC5588">
            <wp:extent cx="6124575" cy="425768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0215" cy="4261602"/>
                    </a:xfrm>
                    <a:prstGeom prst="rect">
                      <a:avLst/>
                    </a:prstGeom>
                  </pic:spPr>
                </pic:pic>
              </a:graphicData>
            </a:graphic>
          </wp:inline>
        </w:drawing>
      </w:r>
    </w:p>
    <w:p w14:paraId="1E421128" w14:textId="5B98A782" w:rsidR="004A0C6D" w:rsidRPr="000857E4" w:rsidRDefault="000857E4" w:rsidP="000857E4">
      <w:pPr>
        <w:pStyle w:val="Descripcin"/>
      </w:pPr>
      <w:bookmarkStart w:id="121" w:name="_Toc451625224"/>
      <w:bookmarkStart w:id="122" w:name="_Toc455521860"/>
      <w:r w:rsidRPr="000857E4">
        <w:t xml:space="preserve">Figura </w:t>
      </w:r>
      <w:r w:rsidR="008F60B8">
        <w:fldChar w:fldCharType="begin"/>
      </w:r>
      <w:r w:rsidR="008F60B8">
        <w:instrText xml:space="preserve"> SEQ Figura \* ARABIC </w:instrText>
      </w:r>
      <w:r w:rsidR="008F60B8">
        <w:fldChar w:fldCharType="separate"/>
      </w:r>
      <w:r w:rsidR="008B023B">
        <w:rPr>
          <w:noProof/>
        </w:rPr>
        <w:t>1</w:t>
      </w:r>
      <w:r w:rsidR="008F60B8">
        <w:rPr>
          <w:noProof/>
        </w:rPr>
        <w:fldChar w:fldCharType="end"/>
      </w:r>
      <w:r w:rsidRPr="000857E4">
        <w:t>: Porcentaje de escuelas conectadas a internet en Chile – Censo 2012</w:t>
      </w:r>
      <w:bookmarkEnd w:id="121"/>
      <w:bookmarkEnd w:id="122"/>
    </w:p>
    <w:p w14:paraId="726A7676" w14:textId="360A534A" w:rsidR="004A0C6D" w:rsidRPr="0025578A" w:rsidRDefault="00CD65BC" w:rsidP="0025578A">
      <w:pPr>
        <w:jc w:val="both"/>
        <w:rPr>
          <w:rFonts w:ascii="Bookman Old Style" w:hAnsi="Bookman Old Style"/>
          <w:sz w:val="24"/>
          <w:szCs w:val="24"/>
        </w:rPr>
      </w:pPr>
      <w:r>
        <w:rPr>
          <w:rFonts w:ascii="Bookman Old Style" w:hAnsi="Bookman Old Style"/>
          <w:sz w:val="24"/>
          <w:szCs w:val="24"/>
        </w:rPr>
        <w:t>Para tener en cuenta la magnitud de los avances obtenidos en Chile relativos a este tema, podemos tomar en cuenta u</w:t>
      </w:r>
      <w:r w:rsidR="004A0C6D" w:rsidRPr="0025578A">
        <w:rPr>
          <w:rFonts w:ascii="Bookman Old Style" w:hAnsi="Bookman Old Style"/>
          <w:sz w:val="24"/>
          <w:szCs w:val="24"/>
        </w:rPr>
        <w:t>n estudio realizado en el año 2011 por la División de Educación del Banco Interamericano de Desarrollo</w:t>
      </w:r>
      <w:r w:rsidR="002F0E33">
        <w:rPr>
          <w:rFonts w:ascii="Bookman Old Style" w:hAnsi="Bookman Old Style"/>
          <w:sz w:val="24"/>
          <w:szCs w:val="24"/>
        </w:rPr>
        <w:t xml:space="preserve"> </w:t>
      </w:r>
      <w:sdt>
        <w:sdtPr>
          <w:rPr>
            <w:rFonts w:ascii="Bookman Old Style" w:hAnsi="Bookman Old Style"/>
            <w:sz w:val="24"/>
            <w:szCs w:val="24"/>
          </w:rPr>
          <w:id w:val="455139770"/>
          <w:citation/>
        </w:sdtPr>
        <w:sdtEndPr/>
        <w:sdtContent>
          <w:r w:rsidR="002F0E33">
            <w:rPr>
              <w:rFonts w:ascii="Bookman Old Style" w:hAnsi="Bookman Old Style"/>
              <w:sz w:val="24"/>
              <w:szCs w:val="24"/>
            </w:rPr>
            <w:fldChar w:fldCharType="begin"/>
          </w:r>
          <w:r w:rsidR="002F0E33">
            <w:rPr>
              <w:rFonts w:ascii="Bookman Old Style" w:hAnsi="Bookman Old Style"/>
              <w:sz w:val="24"/>
              <w:szCs w:val="24"/>
            </w:rPr>
            <w:instrText xml:space="preserve"> CITATION BID11 \l 13322 </w:instrText>
          </w:r>
          <w:r w:rsidR="002F0E33">
            <w:rPr>
              <w:rFonts w:ascii="Bookman Old Style" w:hAnsi="Bookman Old Style"/>
              <w:sz w:val="24"/>
              <w:szCs w:val="24"/>
            </w:rPr>
            <w:fldChar w:fldCharType="separate"/>
          </w:r>
          <w:r w:rsidR="00FE3FF5" w:rsidRPr="00FE3FF5">
            <w:rPr>
              <w:rFonts w:ascii="Bookman Old Style" w:hAnsi="Bookman Old Style"/>
              <w:noProof/>
              <w:sz w:val="24"/>
              <w:szCs w:val="24"/>
            </w:rPr>
            <w:t>(BID, 2011)</w:t>
          </w:r>
          <w:r w:rsidR="002F0E33">
            <w:rPr>
              <w:rFonts w:ascii="Bookman Old Style" w:hAnsi="Bookman Old Style"/>
              <w:sz w:val="24"/>
              <w:szCs w:val="24"/>
            </w:rPr>
            <w:fldChar w:fldCharType="end"/>
          </w:r>
        </w:sdtContent>
      </w:sdt>
      <w:r w:rsidR="004A0C6D" w:rsidRPr="0025578A">
        <w:rPr>
          <w:rFonts w:ascii="Bookman Old Style" w:hAnsi="Bookman Old Style"/>
          <w:sz w:val="24"/>
          <w:szCs w:val="24"/>
        </w:rPr>
        <w:t xml:space="preserve">, en el cual se analizó la infraestructura escolar de 16 países de América Latina, se arrojó como resultado que el 65% de las escuelas </w:t>
      </w:r>
      <w:r w:rsidR="00491CF5" w:rsidRPr="0025578A">
        <w:rPr>
          <w:rFonts w:ascii="Bookman Old Style" w:hAnsi="Bookman Old Style"/>
          <w:sz w:val="24"/>
          <w:szCs w:val="24"/>
        </w:rPr>
        <w:t>consideradas en el estudio no cuentan con salas de computación</w:t>
      </w:r>
      <w:r w:rsidR="000F4A4C" w:rsidRPr="0025578A">
        <w:rPr>
          <w:rFonts w:ascii="Bookman Old Style" w:hAnsi="Bookman Old Style"/>
          <w:sz w:val="24"/>
          <w:szCs w:val="24"/>
        </w:rPr>
        <w:t>. Estos resultados contrastan fuertemente con los obtenidos específicamente en Chile, en donde, gracias a los esfuerzos realizados por el gobierno de la mano del ministerio de educación y el proyecto Enlaces, más del 90% de las escuelas gozan de la presencia de una sala de computación disponible para los alumnos, lo que lo sitúa en una posición altamente privilegiada en comparación al resto de los países latinoamericanos presentes en la muestra de estudio.</w:t>
      </w:r>
    </w:p>
    <w:p w14:paraId="60F2F778" w14:textId="77777777" w:rsidR="000857E4" w:rsidRDefault="000F4A4C" w:rsidP="000857E4">
      <w:pPr>
        <w:keepNext/>
        <w:ind w:left="-426"/>
      </w:pPr>
      <w:r w:rsidRPr="0025578A">
        <w:rPr>
          <w:rFonts w:ascii="Bookman Old Style" w:hAnsi="Bookman Old Style"/>
          <w:noProof/>
          <w:sz w:val="24"/>
          <w:szCs w:val="24"/>
          <w:lang w:eastAsia="es-CL"/>
        </w:rPr>
        <w:lastRenderedPageBreak/>
        <w:drawing>
          <wp:inline distT="0" distB="0" distL="0" distR="0" wp14:anchorId="1D2A2E61" wp14:editId="76420F42">
            <wp:extent cx="5977250" cy="491490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3406" cy="4919962"/>
                    </a:xfrm>
                    <a:prstGeom prst="rect">
                      <a:avLst/>
                    </a:prstGeom>
                    <a:noFill/>
                    <a:ln>
                      <a:noFill/>
                    </a:ln>
                  </pic:spPr>
                </pic:pic>
              </a:graphicData>
            </a:graphic>
          </wp:inline>
        </w:drawing>
      </w:r>
    </w:p>
    <w:p w14:paraId="794F7324" w14:textId="1204EFD1" w:rsidR="000F4A4C" w:rsidRPr="0025578A" w:rsidRDefault="000857E4" w:rsidP="000857E4">
      <w:pPr>
        <w:pStyle w:val="Descripcin"/>
        <w:rPr>
          <w:sz w:val="24"/>
          <w:szCs w:val="24"/>
        </w:rPr>
      </w:pPr>
      <w:bookmarkStart w:id="123" w:name="_Toc451625225"/>
      <w:bookmarkStart w:id="124" w:name="_Toc455521861"/>
      <w:r>
        <w:t xml:space="preserve">Figura </w:t>
      </w:r>
      <w:r w:rsidR="008F60B8">
        <w:fldChar w:fldCharType="begin"/>
      </w:r>
      <w:r w:rsidR="008F60B8">
        <w:instrText xml:space="preserve"> SEQ Figura \* ARABIC </w:instrText>
      </w:r>
      <w:r w:rsidR="008F60B8">
        <w:fldChar w:fldCharType="separate"/>
      </w:r>
      <w:r w:rsidR="008B023B">
        <w:rPr>
          <w:noProof/>
        </w:rPr>
        <w:t>2</w:t>
      </w:r>
      <w:r w:rsidR="008F60B8">
        <w:rPr>
          <w:noProof/>
        </w:rPr>
        <w:fldChar w:fldCharType="end"/>
      </w:r>
      <w:r w:rsidRPr="00525650">
        <w:t>: Oficinas para directores y docentes y espacios de apoyo a la docencia en las escuelas latinoamericanas (BID, 2011)</w:t>
      </w:r>
      <w:bookmarkEnd w:id="123"/>
      <w:bookmarkEnd w:id="124"/>
    </w:p>
    <w:p w14:paraId="405C5E2F" w14:textId="77777777" w:rsidR="000857E4" w:rsidRDefault="00B253D3" w:rsidP="000857E4">
      <w:pPr>
        <w:keepNext/>
      </w:pPr>
      <w:r w:rsidRPr="0025578A">
        <w:rPr>
          <w:rFonts w:ascii="Bookman Old Style" w:hAnsi="Bookman Old Style"/>
          <w:noProof/>
          <w:sz w:val="24"/>
          <w:szCs w:val="24"/>
          <w:lang w:eastAsia="es-CL"/>
        </w:rPr>
        <w:lastRenderedPageBreak/>
        <w:drawing>
          <wp:inline distT="0" distB="0" distL="0" distR="0" wp14:anchorId="5F5056E1" wp14:editId="2821D1FA">
            <wp:extent cx="5612130" cy="5488722"/>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488722"/>
                    </a:xfrm>
                    <a:prstGeom prst="rect">
                      <a:avLst/>
                    </a:prstGeom>
                    <a:noFill/>
                    <a:ln>
                      <a:noFill/>
                    </a:ln>
                  </pic:spPr>
                </pic:pic>
              </a:graphicData>
            </a:graphic>
          </wp:inline>
        </w:drawing>
      </w:r>
    </w:p>
    <w:p w14:paraId="5FB65BC8" w14:textId="5AF6D7AE" w:rsidR="00B253D3" w:rsidRPr="0025578A" w:rsidRDefault="000857E4" w:rsidP="000857E4">
      <w:pPr>
        <w:pStyle w:val="Descripcin"/>
        <w:rPr>
          <w:sz w:val="24"/>
          <w:szCs w:val="24"/>
        </w:rPr>
      </w:pPr>
      <w:bookmarkStart w:id="125" w:name="_Toc455521862"/>
      <w:r>
        <w:t xml:space="preserve">Figura </w:t>
      </w:r>
      <w:r w:rsidR="008F60B8">
        <w:fldChar w:fldCharType="begin"/>
      </w:r>
      <w:r w:rsidR="008F60B8">
        <w:instrText xml:space="preserve"> SEQ Figura \* ARABIC </w:instrText>
      </w:r>
      <w:r w:rsidR="008F60B8">
        <w:fldChar w:fldCharType="separate"/>
      </w:r>
      <w:r w:rsidR="008B023B">
        <w:rPr>
          <w:noProof/>
        </w:rPr>
        <w:t>3</w:t>
      </w:r>
      <w:r w:rsidR="008F60B8">
        <w:rPr>
          <w:noProof/>
        </w:rPr>
        <w:fldChar w:fldCharType="end"/>
      </w:r>
      <w:r w:rsidRPr="007E25D0">
        <w:t>: Espacios para deportes, auditorios y comedores en las escuelas latinoamericanas (BID, 2011)</w:t>
      </w:r>
      <w:bookmarkEnd w:id="125"/>
    </w:p>
    <w:p w14:paraId="037B3CB0" w14:textId="77777777" w:rsidR="00B253D3" w:rsidRPr="0025578A" w:rsidRDefault="002826FF" w:rsidP="0025578A">
      <w:pPr>
        <w:jc w:val="both"/>
        <w:rPr>
          <w:rFonts w:ascii="Bookman Old Style" w:hAnsi="Bookman Old Style"/>
          <w:sz w:val="24"/>
          <w:szCs w:val="24"/>
        </w:rPr>
      </w:pPr>
      <w:r w:rsidRPr="0025578A">
        <w:rPr>
          <w:rFonts w:ascii="Bookman Old Style" w:hAnsi="Bookman Old Style"/>
          <w:sz w:val="24"/>
          <w:szCs w:val="24"/>
        </w:rPr>
        <w:t>Otro de los aspectos fundamentales a considerar dentro de este estudio es que a diferencia de otros países, en Chile la disparidad entre las escuelas públicas y privadas es mínima, existiendo incluso una mayor implementación de salas de computación en escuelas públicas (100%) que en las privadas(97,5%) considerando las que pertenecen a las zonas urbanas del país. En las escuelas rurales este índice disminuye a un 76.1% lo que da un resultado a nivel global como país de un 91.2%.</w:t>
      </w:r>
    </w:p>
    <w:p w14:paraId="29D3EA81" w14:textId="77777777" w:rsidR="002826FF" w:rsidRDefault="002826FF" w:rsidP="00B253D3">
      <w:r>
        <w:rPr>
          <w:noProof/>
          <w:lang w:eastAsia="es-CL"/>
        </w:rPr>
        <w:lastRenderedPageBreak/>
        <w:drawing>
          <wp:inline distT="0" distB="0" distL="0" distR="0" wp14:anchorId="34812E4D" wp14:editId="5ADA0894">
            <wp:extent cx="5612130" cy="271780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17800"/>
                    </a:xfrm>
                    <a:prstGeom prst="rect">
                      <a:avLst/>
                    </a:prstGeom>
                  </pic:spPr>
                </pic:pic>
              </a:graphicData>
            </a:graphic>
          </wp:inline>
        </w:drawing>
      </w:r>
    </w:p>
    <w:p w14:paraId="1BEB70EC" w14:textId="118FF095" w:rsidR="005B6AA9" w:rsidRDefault="000857E4" w:rsidP="000857E4">
      <w:pPr>
        <w:pStyle w:val="Descripcin"/>
      </w:pPr>
      <w:bookmarkStart w:id="126" w:name="_Toc455521863"/>
      <w:r>
        <w:t xml:space="preserve">Figura </w:t>
      </w:r>
      <w:r w:rsidR="008F60B8">
        <w:fldChar w:fldCharType="begin"/>
      </w:r>
      <w:r w:rsidR="008F60B8">
        <w:instrText xml:space="preserve"> SEQ Figura \* ARABIC </w:instrText>
      </w:r>
      <w:r w:rsidR="008F60B8">
        <w:fldChar w:fldCharType="separate"/>
      </w:r>
      <w:r w:rsidR="008B023B">
        <w:rPr>
          <w:noProof/>
        </w:rPr>
        <w:t>4</w:t>
      </w:r>
      <w:r w:rsidR="008F60B8">
        <w:rPr>
          <w:noProof/>
        </w:rPr>
        <w:fldChar w:fldCharType="end"/>
      </w:r>
      <w:r w:rsidRPr="008E61BF">
        <w:t>: Resultados comparativos en porcentajes de infraestructura por países y clasificación escolar (BID, 2011).</w:t>
      </w:r>
      <w:bookmarkEnd w:id="126"/>
    </w:p>
    <w:p w14:paraId="3257C6AE" w14:textId="6E009D3C" w:rsidR="00DA16B7" w:rsidRPr="00E96F4B" w:rsidRDefault="005B6AA9">
      <w:pPr>
        <w:pStyle w:val="Ttulo2"/>
        <w:pPrChange w:id="127" w:author="Javier Ebers" w:date="2016-04-19T21:10:00Z">
          <w:pPr/>
        </w:pPrChange>
      </w:pPr>
      <w:bookmarkStart w:id="128" w:name="_Toc455520347"/>
      <w:r w:rsidRPr="00E96F4B">
        <w:t>Formulación del Problema</w:t>
      </w:r>
      <w:bookmarkEnd w:id="128"/>
    </w:p>
    <w:p w14:paraId="6C6DDCD9" w14:textId="4D3442E9" w:rsidR="001C1544" w:rsidRDefault="001C1544" w:rsidP="001C1544">
      <w:pPr>
        <w:jc w:val="both"/>
        <w:rPr>
          <w:rFonts w:ascii="Bookman Old Style" w:hAnsi="Bookman Old Style"/>
          <w:sz w:val="24"/>
          <w:szCs w:val="24"/>
        </w:rPr>
      </w:pPr>
      <w:r>
        <w:rPr>
          <w:rFonts w:ascii="Bookman Old Style" w:hAnsi="Bookman Old Style"/>
          <w:sz w:val="24"/>
          <w:szCs w:val="24"/>
        </w:rPr>
        <w:t>Los estudiantes de las ciencias de la computación aprenden razonamiento lógico, pensamiento algorítmico y resolución de problemas</w:t>
      </w:r>
      <w:commentRangeStart w:id="129"/>
      <w:r>
        <w:rPr>
          <w:rFonts w:ascii="Bookman Old Style" w:hAnsi="Bookman Old Style"/>
          <w:sz w:val="24"/>
          <w:szCs w:val="24"/>
        </w:rPr>
        <w:t>, todos estos</w:t>
      </w:r>
      <w:ins w:id="130" w:author="Javier Ebers" w:date="2016-04-11T01:28:00Z">
        <w:r w:rsidR="00CD484A">
          <w:rPr>
            <w:rFonts w:ascii="Bookman Old Style" w:hAnsi="Bookman Old Style"/>
            <w:sz w:val="24"/>
            <w:szCs w:val="24"/>
          </w:rPr>
          <w:t>,</w:t>
        </w:r>
      </w:ins>
      <w:r>
        <w:rPr>
          <w:rFonts w:ascii="Bookman Old Style" w:hAnsi="Bookman Old Style"/>
          <w:sz w:val="24"/>
          <w:szCs w:val="24"/>
        </w:rPr>
        <w:t xml:space="preserve"> conceptos y habilidades que trascienden el estudio de la computación mism</w:t>
      </w:r>
      <w:ins w:id="131" w:author="Javier Ebers" w:date="2016-04-10T17:22:00Z">
        <w:r w:rsidR="00A7434E">
          <w:rPr>
            <w:rFonts w:ascii="Bookman Old Style" w:hAnsi="Bookman Old Style"/>
            <w:sz w:val="24"/>
            <w:szCs w:val="24"/>
          </w:rPr>
          <w:t>a</w:t>
        </w:r>
      </w:ins>
      <w:del w:id="132" w:author="Javier Ebers" w:date="2016-04-10T17:22:00Z">
        <w:r w:rsidDel="00A7434E">
          <w:rPr>
            <w:rFonts w:ascii="Bookman Old Style" w:hAnsi="Bookman Old Style"/>
            <w:sz w:val="24"/>
            <w:szCs w:val="24"/>
          </w:rPr>
          <w:delText>o</w:delText>
        </w:r>
      </w:del>
      <w:r>
        <w:rPr>
          <w:rFonts w:ascii="Bookman Old Style" w:hAnsi="Bookman Old Style"/>
          <w:sz w:val="24"/>
          <w:szCs w:val="24"/>
        </w:rPr>
        <w:t xml:space="preserve"> y </w:t>
      </w:r>
      <w:del w:id="133" w:author="Javier Ebers" w:date="2016-04-10T17:22:00Z">
        <w:r w:rsidDel="00A7434E">
          <w:rPr>
            <w:rFonts w:ascii="Bookman Old Style" w:hAnsi="Bookman Old Style"/>
            <w:sz w:val="24"/>
            <w:szCs w:val="24"/>
          </w:rPr>
          <w:delText xml:space="preserve">es </w:delText>
        </w:r>
      </w:del>
      <w:ins w:id="134" w:author="Javier Ebers" w:date="2016-04-10T17:22:00Z">
        <w:r w:rsidR="00A7434E">
          <w:rPr>
            <w:rFonts w:ascii="Bookman Old Style" w:hAnsi="Bookman Old Style"/>
            <w:sz w:val="24"/>
            <w:szCs w:val="24"/>
          </w:rPr>
          <w:t xml:space="preserve">son </w:t>
        </w:r>
      </w:ins>
      <w:r>
        <w:rPr>
          <w:rFonts w:ascii="Bookman Old Style" w:hAnsi="Bookman Old Style"/>
          <w:sz w:val="24"/>
          <w:szCs w:val="24"/>
        </w:rPr>
        <w:t>aplicable</w:t>
      </w:r>
      <w:ins w:id="135" w:author="Javier Ebers" w:date="2016-04-10T17:22:00Z">
        <w:r w:rsidR="00A7434E">
          <w:rPr>
            <w:rFonts w:ascii="Bookman Old Style" w:hAnsi="Bookman Old Style"/>
            <w:sz w:val="24"/>
            <w:szCs w:val="24"/>
          </w:rPr>
          <w:t>s</w:t>
        </w:r>
      </w:ins>
      <w:r>
        <w:rPr>
          <w:rFonts w:ascii="Bookman Old Style" w:hAnsi="Bookman Old Style"/>
          <w:sz w:val="24"/>
          <w:szCs w:val="24"/>
        </w:rPr>
        <w:t xml:space="preserve"> a todo el resto de las ciencias, la ingeniería, desde las humanidades hasta las empresas y ámbitos de la vida moderna permitiendo con estas herramientas resolver problemas del mundo real en los más diversos contextos</w:t>
      </w:r>
      <w:commentRangeEnd w:id="129"/>
      <w:r w:rsidR="00035DA9">
        <w:rPr>
          <w:rStyle w:val="Refdecomentario"/>
        </w:rPr>
        <w:commentReference w:id="129"/>
      </w:r>
      <w:customXmlInsRangeStart w:id="136" w:author="Javier Ebers" w:date="2016-04-11T01:33:00Z"/>
      <w:sdt>
        <w:sdtPr>
          <w:rPr>
            <w:rFonts w:ascii="Bookman Old Style" w:hAnsi="Bookman Old Style"/>
            <w:sz w:val="24"/>
            <w:szCs w:val="24"/>
          </w:rPr>
          <w:id w:val="-405999072"/>
          <w:citation/>
        </w:sdtPr>
        <w:sdtEndPr/>
        <w:sdtContent>
          <w:customXmlInsRangeEnd w:id="136"/>
          <w:ins w:id="137" w:author="Javier Ebers" w:date="2016-04-11T01:33:00Z">
            <w:r w:rsidR="00351E01">
              <w:rPr>
                <w:rFonts w:ascii="Bookman Old Style" w:hAnsi="Bookman Old Style"/>
                <w:sz w:val="24"/>
                <w:szCs w:val="24"/>
              </w:rPr>
              <w:fldChar w:fldCharType="begin"/>
            </w:r>
            <w:r w:rsidR="00351E01">
              <w:rPr>
                <w:rFonts w:ascii="Bookman Old Style" w:hAnsi="Bookman Old Style"/>
                <w:sz w:val="24"/>
                <w:szCs w:val="24"/>
              </w:rPr>
              <w:instrText xml:space="preserve"> CITATION mth11 \l 13322 </w:instrText>
            </w:r>
          </w:ins>
          <w:r w:rsidR="00351E01">
            <w:rPr>
              <w:rFonts w:ascii="Bookman Old Style" w:hAnsi="Bookman Old Style"/>
              <w:sz w:val="24"/>
              <w:szCs w:val="24"/>
            </w:rPr>
            <w:fldChar w:fldCharType="separate"/>
          </w:r>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(mtholyoke.edu, 2011)</w:t>
          </w:r>
          <w:ins w:id="138" w:author="Javier Ebers" w:date="2016-04-11T01:33:00Z">
            <w:r w:rsidR="00351E01">
              <w:rPr>
                <w:rFonts w:ascii="Bookman Old Style" w:hAnsi="Bookman Old Style"/>
                <w:sz w:val="24"/>
                <w:szCs w:val="24"/>
              </w:rPr>
              <w:fldChar w:fldCharType="end"/>
            </w:r>
          </w:ins>
          <w:customXmlInsRangeStart w:id="139" w:author="Javier Ebers" w:date="2016-04-11T01:33:00Z"/>
        </w:sdtContent>
      </w:sdt>
      <w:customXmlInsRangeEnd w:id="139"/>
      <w:r>
        <w:rPr>
          <w:rFonts w:ascii="Bookman Old Style" w:hAnsi="Bookman Old Style"/>
          <w:sz w:val="24"/>
          <w:szCs w:val="24"/>
        </w:rPr>
        <w:t>. Por lo mismo no debiese ser una exclusividad de los que se dedican a estudiar concretamente la computación, sino más bien debiesen ser aptitudes inculcadas y adoptadas por todos los estudiantes y esta comprensión de la computación será un pilar fundamental en lo productivos y competitivos que podrán llegar a ser en sus áreas de desarrollo escolar y profesional. Ningún otro tema abrirá tantas puertas en el siglo XXI como las ciencias de la computación, independientemente del campo de estudio u ocupación de la persona.</w:t>
      </w:r>
    </w:p>
    <w:p w14:paraId="4DBE504A" w14:textId="0809A600" w:rsidR="001C1544" w:rsidRDefault="001C1544" w:rsidP="001C1544">
      <w:pPr>
        <w:jc w:val="both"/>
        <w:rPr>
          <w:ins w:id="140" w:author="Javier Ebers" w:date="2016-04-19T20:56:00Z"/>
          <w:rFonts w:ascii="Bookman Old Style" w:hAnsi="Bookman Old Style"/>
          <w:sz w:val="24"/>
          <w:szCs w:val="24"/>
        </w:rPr>
      </w:pPr>
      <w:r>
        <w:rPr>
          <w:rFonts w:ascii="Bookman Old Style" w:hAnsi="Bookman Old Style"/>
          <w:sz w:val="24"/>
          <w:szCs w:val="24"/>
        </w:rPr>
        <w:t xml:space="preserve">Por lo anteriormente mencionado, es necesario que los estudiantes dejen de ser simples consumidores de tecnología y se transformen en creadores de contenido y </w:t>
      </w:r>
      <w:ins w:id="141" w:author="Javier Ebers" w:date="2016-04-17T23:34:00Z">
        <w:r w:rsidR="00CC002A">
          <w:rPr>
            <w:rFonts w:ascii="Bookman Old Style" w:hAnsi="Bookman Old Style"/>
            <w:sz w:val="24"/>
            <w:szCs w:val="24"/>
          </w:rPr>
          <w:t xml:space="preserve">de </w:t>
        </w:r>
      </w:ins>
      <w:r>
        <w:rPr>
          <w:rFonts w:ascii="Bookman Old Style" w:hAnsi="Bookman Old Style"/>
          <w:sz w:val="24"/>
          <w:szCs w:val="24"/>
        </w:rPr>
        <w:t xml:space="preserve">nuevas e innovadoras soluciones a problemas relacionados a sus áreas de interés. Pero esto aún no es posible mediante el sistema de enseñanza actual, lo que provoca que efectivamente las personas con las aptitudes computacionales necesarias son justamente las que se dedican </w:t>
      </w:r>
      <w:del w:id="142" w:author="Javier Ebers" w:date="2016-04-09T14:40:00Z">
        <w:r w:rsidDel="00E505D9">
          <w:rPr>
            <w:rFonts w:ascii="Bookman Old Style" w:hAnsi="Bookman Old Style"/>
            <w:sz w:val="24"/>
            <w:szCs w:val="24"/>
          </w:rPr>
          <w:delText xml:space="preserve">particularmente </w:delText>
        </w:r>
      </w:del>
      <w:ins w:id="143" w:author="Javier Ebers" w:date="2016-04-09T14:41:00Z">
        <w:r w:rsidR="00E505D9">
          <w:rPr>
            <w:rFonts w:ascii="Bookman Old Style" w:hAnsi="Bookman Old Style"/>
            <w:sz w:val="24"/>
            <w:szCs w:val="24"/>
          </w:rPr>
          <w:t>específicamente</w:t>
        </w:r>
      </w:ins>
      <w:ins w:id="144" w:author="Javier Ebers" w:date="2016-04-09T14:40:00Z">
        <w:r w:rsidR="00E505D9">
          <w:rPr>
            <w:rFonts w:ascii="Bookman Old Style" w:hAnsi="Bookman Old Style"/>
            <w:sz w:val="24"/>
            <w:szCs w:val="24"/>
          </w:rPr>
          <w:t xml:space="preserve"> </w:t>
        </w:r>
      </w:ins>
      <w:r>
        <w:rPr>
          <w:rFonts w:ascii="Bookman Old Style" w:hAnsi="Bookman Old Style"/>
          <w:sz w:val="24"/>
          <w:szCs w:val="24"/>
        </w:rPr>
        <w:t xml:space="preserve">a su estudio, por lo que son requeridos masivamente en el mundo laboral actual y es una tendencia que se hará </w:t>
      </w:r>
      <w:r>
        <w:rPr>
          <w:rFonts w:ascii="Bookman Old Style" w:hAnsi="Bookman Old Style"/>
          <w:sz w:val="24"/>
          <w:szCs w:val="24"/>
        </w:rPr>
        <w:lastRenderedPageBreak/>
        <w:t xml:space="preserve">cada vez más fuerte </w:t>
      </w:r>
      <w:commentRangeStart w:id="145"/>
      <w:r>
        <w:rPr>
          <w:rFonts w:ascii="Bookman Old Style" w:hAnsi="Bookman Old Style"/>
          <w:sz w:val="24"/>
          <w:szCs w:val="24"/>
        </w:rPr>
        <w:t>y no dará a abasto con el ritmo y número en que están egresando los estudiantes de carreras relacionadas con las ciencias de la computación</w:t>
      </w:r>
      <w:ins w:id="146" w:author="Javier Ebers" w:date="2016-04-19T20:51:00Z">
        <w:r w:rsidR="00C44585">
          <w:rPr>
            <w:rFonts w:ascii="Bookman Old Style" w:hAnsi="Bookman Old Style"/>
            <w:sz w:val="24"/>
            <w:szCs w:val="24"/>
          </w:rPr>
          <w:t xml:space="preserve">. Un estudio realizado por AIEP en conjunto con </w:t>
        </w:r>
      </w:ins>
      <w:ins w:id="147" w:author="Javier Ebers" w:date="2016-04-19T20:52:00Z">
        <w:r w:rsidR="00C44585">
          <w:rPr>
            <w:rFonts w:ascii="Bookman Old Style" w:hAnsi="Bookman Old Style"/>
            <w:sz w:val="24"/>
            <w:szCs w:val="24"/>
          </w:rPr>
          <w:t xml:space="preserve">la </w:t>
        </w:r>
        <w:r w:rsidR="00C44585" w:rsidRPr="00C44585">
          <w:rPr>
            <w:rFonts w:ascii="Bookman Old Style" w:hAnsi="Bookman Old Style"/>
            <w:sz w:val="24"/>
            <w:szCs w:val="24"/>
          </w:rPr>
          <w:t xml:space="preserve"> Asociación Chilena de Empresas de Tecnología de Información</w:t>
        </w:r>
        <w:r w:rsidR="00C44585">
          <w:rPr>
            <w:rFonts w:ascii="Bookman Old Style" w:hAnsi="Bookman Old Style"/>
            <w:sz w:val="24"/>
            <w:szCs w:val="24"/>
          </w:rPr>
          <w:t xml:space="preserve"> (ACTI)</w:t>
        </w:r>
      </w:ins>
      <w:ins w:id="148" w:author="Javier Ebers" w:date="2016-04-19T20:53:00Z">
        <w:r w:rsidR="003030C3">
          <w:rPr>
            <w:rFonts w:ascii="Bookman Old Style" w:hAnsi="Bookman Old Style"/>
            <w:sz w:val="24"/>
            <w:szCs w:val="24"/>
          </w:rPr>
          <w:t>, estima que en</w:t>
        </w:r>
        <w:r w:rsidR="00C44585">
          <w:rPr>
            <w:rFonts w:ascii="Bookman Old Style" w:hAnsi="Bookman Old Style"/>
            <w:sz w:val="24"/>
            <w:szCs w:val="24"/>
          </w:rPr>
          <w:t xml:space="preserve"> los próximos años la demanda de profesionales ligados al rubro de las ciencias de la computación crecerá en un 32%</w:t>
        </w:r>
      </w:ins>
      <w:customXmlInsRangeStart w:id="149" w:author="Javier Ebers" w:date="2016-04-19T20:54:00Z"/>
      <w:sdt>
        <w:sdtPr>
          <w:rPr>
            <w:rFonts w:ascii="Bookman Old Style" w:hAnsi="Bookman Old Style"/>
            <w:sz w:val="24"/>
            <w:szCs w:val="24"/>
          </w:rPr>
          <w:id w:val="-1613355982"/>
          <w:citation/>
        </w:sdtPr>
        <w:sdtEndPr/>
        <w:sdtContent>
          <w:customXmlInsRangeEnd w:id="149"/>
          <w:ins w:id="150" w:author="Javier Ebers" w:date="2016-04-19T20:54:00Z">
            <w:r w:rsidR="00C44585">
              <w:rPr>
                <w:rFonts w:ascii="Bookman Old Style" w:hAnsi="Bookman Old Style"/>
                <w:sz w:val="24"/>
                <w:szCs w:val="24"/>
              </w:rPr>
              <w:fldChar w:fldCharType="begin"/>
            </w:r>
            <w:r w:rsidR="00C44585">
              <w:rPr>
                <w:rFonts w:ascii="Bookman Old Style" w:hAnsi="Bookman Old Style"/>
                <w:sz w:val="24"/>
                <w:szCs w:val="24"/>
              </w:rPr>
              <w:instrText xml:space="preserve"> CITATION AIE \l 13322 </w:instrText>
            </w:r>
          </w:ins>
          <w:r w:rsidR="00C44585">
            <w:rPr>
              <w:rFonts w:ascii="Bookman Old Style" w:hAnsi="Bookman Old Style"/>
              <w:sz w:val="24"/>
              <w:szCs w:val="24"/>
            </w:rPr>
            <w:fldChar w:fldCharType="separate"/>
          </w:r>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(AIEP-ACTI, s.f.)</w:t>
          </w:r>
          <w:ins w:id="151" w:author="Javier Ebers" w:date="2016-04-19T20:54:00Z">
            <w:r w:rsidR="00C44585">
              <w:rPr>
                <w:rFonts w:ascii="Bookman Old Style" w:hAnsi="Bookman Old Style"/>
                <w:sz w:val="24"/>
                <w:szCs w:val="24"/>
              </w:rPr>
              <w:fldChar w:fldCharType="end"/>
            </w:r>
          </w:ins>
          <w:customXmlInsRangeStart w:id="152" w:author="Javier Ebers" w:date="2016-04-19T20:54:00Z"/>
        </w:sdtContent>
      </w:sdt>
      <w:customXmlInsRangeEnd w:id="152"/>
      <w:ins w:id="153" w:author="Javier Ebers" w:date="2016-04-19T20:55:00Z">
        <w:r w:rsidR="00C44585">
          <w:rPr>
            <w:rFonts w:ascii="Bookman Old Style" w:hAnsi="Bookman Old Style"/>
            <w:sz w:val="24"/>
            <w:szCs w:val="24"/>
          </w:rPr>
          <w:t>,</w:t>
        </w:r>
      </w:ins>
      <w:ins w:id="154" w:author="Javier Ebers" w:date="2016-04-19T20:54:00Z">
        <w:r w:rsidR="00C44585">
          <w:rPr>
            <w:rFonts w:ascii="Bookman Old Style" w:hAnsi="Bookman Old Style"/>
            <w:sz w:val="24"/>
            <w:szCs w:val="24"/>
          </w:rPr>
          <w:t xml:space="preserve"> y</w:t>
        </w:r>
      </w:ins>
      <w:del w:id="155" w:author="Javier Ebers" w:date="2016-04-19T20:47:00Z">
        <w:r w:rsidDel="009C6A20">
          <w:rPr>
            <w:rFonts w:ascii="Bookman Old Style" w:hAnsi="Bookman Old Style"/>
            <w:sz w:val="24"/>
            <w:szCs w:val="24"/>
          </w:rPr>
          <w:delText>,</w:delText>
        </w:r>
      </w:del>
      <w:del w:id="156" w:author="Javier Ebers" w:date="2016-04-19T20:54:00Z">
        <w:r w:rsidDel="00C44585">
          <w:rPr>
            <w:rFonts w:ascii="Bookman Old Style" w:hAnsi="Bookman Old Style"/>
            <w:sz w:val="24"/>
            <w:szCs w:val="24"/>
          </w:rPr>
          <w:delText xml:space="preserve"> </w:delText>
        </w:r>
      </w:del>
      <w:del w:id="157" w:author="Javier Ebers" w:date="2016-04-19T20:47:00Z">
        <w:r w:rsidDel="009C6A20">
          <w:rPr>
            <w:rFonts w:ascii="Bookman Old Style" w:hAnsi="Bookman Old Style"/>
            <w:sz w:val="24"/>
            <w:szCs w:val="24"/>
          </w:rPr>
          <w:delText>p</w:delText>
        </w:r>
      </w:del>
      <w:del w:id="158" w:author="Javier Ebers" w:date="2016-04-19T20:54:00Z">
        <w:r w:rsidDel="00C44585">
          <w:rPr>
            <w:rFonts w:ascii="Bookman Old Style" w:hAnsi="Bookman Old Style"/>
            <w:sz w:val="24"/>
            <w:szCs w:val="24"/>
          </w:rPr>
          <w:delText>ues</w:delText>
        </w:r>
      </w:del>
      <w:del w:id="159" w:author="Javier Ebers" w:date="2016-04-19T20:55:00Z">
        <w:r w:rsidDel="00C44585">
          <w:rPr>
            <w:rFonts w:ascii="Bookman Old Style" w:hAnsi="Bookman Old Style"/>
            <w:sz w:val="24"/>
            <w:szCs w:val="24"/>
          </w:rPr>
          <w:delText xml:space="preserve"> </w:delText>
        </w:r>
      </w:del>
      <w:ins w:id="160" w:author="Javier Ebers" w:date="2016-04-19T20:55:00Z">
        <w:r w:rsidR="00C44585">
          <w:rPr>
            <w:rFonts w:ascii="Bookman Old Style" w:hAnsi="Bookman Old Style"/>
            <w:sz w:val="24"/>
            <w:szCs w:val="24"/>
          </w:rPr>
          <w:t xml:space="preserve"> </w:t>
        </w:r>
      </w:ins>
      <w:r>
        <w:rPr>
          <w:rFonts w:ascii="Bookman Old Style" w:hAnsi="Bookman Old Style"/>
          <w:sz w:val="24"/>
          <w:szCs w:val="24"/>
        </w:rPr>
        <w:t>a pesar de la creciente oportunidad laboral</w:t>
      </w:r>
      <w:ins w:id="161" w:author="Javier Ebers" w:date="2016-04-19T20:47:00Z">
        <w:r w:rsidR="009C6A20">
          <w:rPr>
            <w:rFonts w:ascii="Bookman Old Style" w:hAnsi="Bookman Old Style"/>
            <w:sz w:val="24"/>
            <w:szCs w:val="24"/>
          </w:rPr>
          <w:t xml:space="preserve"> y las altas tasas de empleabilidad incluso al primer año de </w:t>
        </w:r>
      </w:ins>
      <w:ins w:id="162" w:author="Javier Ebers" w:date="2016-04-19T20:49:00Z">
        <w:r w:rsidR="00C44585">
          <w:rPr>
            <w:rFonts w:ascii="Bookman Old Style" w:hAnsi="Bookman Old Style"/>
            <w:sz w:val="24"/>
            <w:szCs w:val="24"/>
          </w:rPr>
          <w:t>titulados</w:t>
        </w:r>
      </w:ins>
      <w:r>
        <w:rPr>
          <w:rFonts w:ascii="Bookman Old Style" w:hAnsi="Bookman Old Style"/>
          <w:sz w:val="24"/>
          <w:szCs w:val="24"/>
        </w:rPr>
        <w:t>, no son carreras tan populares en comparación con otras ingenierías o carreras relacionadas con el área de la salud</w:t>
      </w:r>
      <w:customXmlInsRangeStart w:id="163" w:author="Javier Ebers" w:date="2016-04-19T20:56:00Z"/>
      <w:sdt>
        <w:sdtPr>
          <w:rPr>
            <w:rFonts w:ascii="Bookman Old Style" w:hAnsi="Bookman Old Style"/>
            <w:sz w:val="24"/>
            <w:szCs w:val="24"/>
          </w:rPr>
          <w:id w:val="152955970"/>
          <w:citation/>
        </w:sdtPr>
        <w:sdtEndPr/>
        <w:sdtContent>
          <w:customXmlInsRangeEnd w:id="163"/>
          <w:ins w:id="164" w:author="Javier Ebers" w:date="2016-04-19T20:56:00Z">
            <w:r w:rsidR="00C44585">
              <w:rPr>
                <w:rFonts w:ascii="Bookman Old Style" w:hAnsi="Bookman Old Style"/>
                <w:sz w:val="24"/>
                <w:szCs w:val="24"/>
              </w:rPr>
              <w:fldChar w:fldCharType="begin"/>
            </w:r>
            <w:r w:rsidR="00C44585">
              <w:rPr>
                <w:rFonts w:ascii="Bookman Old Style" w:hAnsi="Bookman Old Style"/>
                <w:sz w:val="24"/>
                <w:szCs w:val="24"/>
              </w:rPr>
              <w:instrText xml:space="preserve"> CITATION Min15 \l 13322 </w:instrText>
            </w:r>
            <w:r w:rsidR="00C44585">
              <w:rPr>
                <w:rFonts w:ascii="Bookman Old Style" w:hAnsi="Bookman Old Style"/>
                <w:sz w:val="24"/>
                <w:szCs w:val="24"/>
              </w:rPr>
              <w:fldChar w:fldCharType="separate"/>
            </w:r>
          </w:ins>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(Ministerio de Educación, 2015)</w:t>
          </w:r>
          <w:ins w:id="165" w:author="Javier Ebers" w:date="2016-04-19T20:56:00Z">
            <w:r w:rsidR="00C44585">
              <w:rPr>
                <w:rFonts w:ascii="Bookman Old Style" w:hAnsi="Bookman Old Style"/>
                <w:sz w:val="24"/>
                <w:szCs w:val="24"/>
              </w:rPr>
              <w:fldChar w:fldCharType="end"/>
            </w:r>
          </w:ins>
          <w:customXmlInsRangeStart w:id="166" w:author="Javier Ebers" w:date="2016-04-19T20:56:00Z"/>
        </w:sdtContent>
      </w:sdt>
      <w:customXmlInsRangeEnd w:id="166"/>
      <w:r>
        <w:rPr>
          <w:rFonts w:ascii="Bookman Old Style" w:hAnsi="Bookman Old Style"/>
          <w:sz w:val="24"/>
          <w:szCs w:val="24"/>
        </w:rPr>
        <w:t xml:space="preserve"> y uno de los principales factores de esta baja popularidad es el desconocimiento de la misma a nivel global y el misticismo que se ha generado a su alrededor.</w:t>
      </w:r>
      <w:commentRangeEnd w:id="145"/>
      <w:r w:rsidR="005967B3">
        <w:rPr>
          <w:rStyle w:val="Refdecomentario"/>
        </w:rPr>
        <w:commentReference w:id="145"/>
      </w:r>
    </w:p>
    <w:p w14:paraId="2E2C0C19" w14:textId="6CAFEA47" w:rsidR="00C44585" w:rsidRDefault="00C44585">
      <w:pPr>
        <w:ind w:left="-142"/>
        <w:jc w:val="both"/>
        <w:rPr>
          <w:ins w:id="167" w:author="Javier Ebers" w:date="2016-04-19T20:57:00Z"/>
          <w:rFonts w:ascii="Bookman Old Style" w:hAnsi="Bookman Old Style"/>
          <w:sz w:val="24"/>
          <w:szCs w:val="24"/>
        </w:rPr>
        <w:pPrChange w:id="168" w:author="Javier Ebers" w:date="2016-04-19T20:57:00Z">
          <w:pPr>
            <w:jc w:val="both"/>
          </w:pPr>
        </w:pPrChange>
      </w:pPr>
      <w:ins w:id="169" w:author="Javier Ebers" w:date="2016-04-19T20:56:00Z">
        <w:r>
          <w:rPr>
            <w:noProof/>
            <w:lang w:eastAsia="es-CL"/>
          </w:rPr>
          <w:drawing>
            <wp:inline distT="0" distB="0" distL="0" distR="0" wp14:anchorId="33BB9FDA" wp14:editId="406D3223">
              <wp:extent cx="5695950" cy="38481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ins>
    </w:p>
    <w:p w14:paraId="11439FE0" w14:textId="23E2319C" w:rsidR="00C44585" w:rsidRDefault="000857E4" w:rsidP="000857E4">
      <w:pPr>
        <w:pStyle w:val="Descripcin"/>
        <w:rPr>
          <w:ins w:id="170" w:author="Javier Ebers" w:date="2016-04-19T20:58:00Z"/>
          <w:szCs w:val="20"/>
        </w:rPr>
      </w:pPr>
      <w:bookmarkStart w:id="171" w:name="_Toc455521864"/>
      <w:r>
        <w:t xml:space="preserve">Figura </w:t>
      </w:r>
      <w:r w:rsidR="008F60B8">
        <w:fldChar w:fldCharType="begin"/>
      </w:r>
      <w:r w:rsidR="008F60B8">
        <w:instrText xml:space="preserve"> SEQ Figura \* ARABIC </w:instrText>
      </w:r>
      <w:r w:rsidR="008F60B8">
        <w:fldChar w:fldCharType="separate"/>
      </w:r>
      <w:r w:rsidR="008B023B">
        <w:rPr>
          <w:noProof/>
        </w:rPr>
        <w:t>5</w:t>
      </w:r>
      <w:r w:rsidR="008F60B8">
        <w:rPr>
          <w:noProof/>
        </w:rPr>
        <w:fldChar w:fldCharType="end"/>
      </w:r>
      <w:r w:rsidRPr="00FE01FA">
        <w:t>: Tasa de empleabilidad por carrera en los primeros años de titulado, año 2014 (Ministerio de Educación, 2015)</w:t>
      </w:r>
      <w:bookmarkEnd w:id="171"/>
    </w:p>
    <w:p w14:paraId="25AE96B9" w14:textId="77777777" w:rsidR="000857E4" w:rsidRDefault="00C44585" w:rsidP="000857E4">
      <w:pPr>
        <w:keepNext/>
        <w:jc w:val="center"/>
      </w:pPr>
      <w:ins w:id="172" w:author="Javier Ebers" w:date="2016-04-19T20:58:00Z">
        <w:r>
          <w:rPr>
            <w:noProof/>
            <w:lang w:eastAsia="es-CL"/>
          </w:rPr>
          <w:lastRenderedPageBreak/>
          <w:drawing>
            <wp:inline distT="0" distB="0" distL="0" distR="0" wp14:anchorId="3392E620" wp14:editId="3AD9BDA2">
              <wp:extent cx="5543550" cy="3343275"/>
              <wp:effectExtent l="0" t="0" r="0"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ins>
    </w:p>
    <w:p w14:paraId="7369D50E" w14:textId="280726D6" w:rsidR="00C44585" w:rsidRPr="00440499" w:rsidRDefault="000857E4" w:rsidP="000857E4">
      <w:pPr>
        <w:pStyle w:val="Descripcin"/>
        <w:rPr>
          <w:ins w:id="173" w:author="Javier Ebers" w:date="2016-04-19T20:57:00Z"/>
          <w:szCs w:val="20"/>
        </w:rPr>
      </w:pPr>
      <w:bookmarkStart w:id="174" w:name="_Toc455521865"/>
      <w:r>
        <w:t xml:space="preserve">Figura </w:t>
      </w:r>
      <w:r w:rsidR="008F60B8">
        <w:fldChar w:fldCharType="begin"/>
      </w:r>
      <w:r w:rsidR="008F60B8">
        <w:instrText xml:space="preserve"> SEQ Figura \* ARABIC </w:instrText>
      </w:r>
      <w:r w:rsidR="008F60B8">
        <w:fldChar w:fldCharType="separate"/>
      </w:r>
      <w:r w:rsidR="008B023B">
        <w:rPr>
          <w:noProof/>
        </w:rPr>
        <w:t>6</w:t>
      </w:r>
      <w:r w:rsidR="008F60B8">
        <w:rPr>
          <w:noProof/>
        </w:rPr>
        <w:fldChar w:fldCharType="end"/>
      </w:r>
      <w:r w:rsidRPr="00E96B7B">
        <w:t>: Número de alumnos titulados por carrera, año 2014 (Ministerio de Educación, 2015)</w:t>
      </w:r>
      <w:bookmarkEnd w:id="174"/>
    </w:p>
    <w:p w14:paraId="683741F3" w14:textId="77777777" w:rsidR="000857E4" w:rsidRPr="005B6AA9" w:rsidRDefault="000857E4">
      <w:pPr>
        <w:ind w:left="-142"/>
        <w:jc w:val="both"/>
        <w:rPr>
          <w:rFonts w:ascii="Bookman Old Style" w:hAnsi="Bookman Old Style"/>
          <w:sz w:val="24"/>
          <w:szCs w:val="24"/>
        </w:rPr>
        <w:pPrChange w:id="175" w:author="Javier Ebers" w:date="2016-04-19T20:57:00Z">
          <w:pPr>
            <w:jc w:val="both"/>
          </w:pPr>
        </w:pPrChange>
      </w:pPr>
    </w:p>
    <w:p w14:paraId="191B109C" w14:textId="77777777" w:rsidR="001C1544" w:rsidRPr="005B6AA9" w:rsidRDefault="001C1544" w:rsidP="00E96F4B">
      <w:pPr>
        <w:jc w:val="both"/>
        <w:rPr>
          <w:rFonts w:ascii="Bookman Old Style" w:hAnsi="Bookman Old Style"/>
          <w:sz w:val="24"/>
          <w:szCs w:val="24"/>
        </w:rPr>
      </w:pPr>
      <w:r>
        <w:rPr>
          <w:rFonts w:ascii="Bookman Old Style" w:hAnsi="Bookman Old Style"/>
          <w:sz w:val="24"/>
          <w:szCs w:val="24"/>
        </w:rPr>
        <w:t>Si bien es cierto que el Ministerio de Educación con el proyecto</w:t>
      </w:r>
      <w:r w:rsidR="00E96F4B">
        <w:rPr>
          <w:rFonts w:ascii="Bookman Old Style" w:hAnsi="Bookman Old Style"/>
          <w:sz w:val="24"/>
          <w:szCs w:val="24"/>
        </w:rPr>
        <w:t xml:space="preserve"> Enlaces ha logrado grandes avances a nivel de implementación, los esfuerzos realizados para incorporar el uso de tecnología en el proceso educativo de los alumnos, se ha limitado netamente al consumo de estos, para la búsqueda de información y colaboración con sus pares, pero no inculcando en ellos los conceptos básicos del pensamiento computacional ni esclareciendo los beneficios que estos pueden aportar en su desarrollo, lo que genera esta especie de “ignorancia” relativa a las ciencias de la computación como un campo académico y profesional.</w:t>
      </w:r>
    </w:p>
    <w:p w14:paraId="3E58EF76" w14:textId="77777777" w:rsidR="005B6AA9" w:rsidRPr="005B6AA9" w:rsidRDefault="005B6AA9" w:rsidP="005B6AA9">
      <w:pPr>
        <w:jc w:val="both"/>
        <w:rPr>
          <w:rFonts w:ascii="Bookman Old Style" w:hAnsi="Bookman Old Style"/>
          <w:sz w:val="24"/>
          <w:szCs w:val="24"/>
        </w:rPr>
      </w:pPr>
      <w:r w:rsidRPr="005B6AA9">
        <w:rPr>
          <w:rFonts w:ascii="Bookman Old Style" w:hAnsi="Bookman Old Style"/>
          <w:sz w:val="24"/>
          <w:szCs w:val="24"/>
        </w:rPr>
        <w:t>A finales de 2014 se presentan los resultados de la Evaluación de Habilidades TIC para el Aprendizaje (ex SIMCE TIC). Los resultados de la segunda aplicación nacional de SIMCE TIC demuestran que el 46,9% de los estudiantes se encuentran en un nivel Inicial. En tanto un 51,3% de los estudiantes se encuentran en un nivel Intermed</w:t>
      </w:r>
      <w:r>
        <w:rPr>
          <w:rFonts w:ascii="Bookman Old Style" w:hAnsi="Bookman Old Style"/>
          <w:sz w:val="24"/>
          <w:szCs w:val="24"/>
        </w:rPr>
        <w:t>io y un 1,8% en nivel Avanzado.</w:t>
      </w:r>
    </w:p>
    <w:p w14:paraId="74E763F2" w14:textId="77777777" w:rsidR="005B6AA9" w:rsidRDefault="005B6AA9" w:rsidP="005B6AA9">
      <w:pPr>
        <w:jc w:val="both"/>
        <w:rPr>
          <w:rFonts w:ascii="Bookman Old Style" w:hAnsi="Bookman Old Style"/>
          <w:sz w:val="24"/>
          <w:szCs w:val="24"/>
        </w:rPr>
      </w:pPr>
      <w:r w:rsidRPr="005B6AA9">
        <w:rPr>
          <w:rFonts w:ascii="Bookman Old Style" w:hAnsi="Bookman Old Style"/>
          <w:sz w:val="24"/>
          <w:szCs w:val="24"/>
        </w:rPr>
        <w:t xml:space="preserve">En términos generales, los resultados indican que los estudiantes han logrado las habilidades necesarias para comunicarse con sus pares y buscar información en medios digitales. </w:t>
      </w:r>
      <w:commentRangeStart w:id="176"/>
      <w:r w:rsidRPr="005B6AA9">
        <w:rPr>
          <w:rFonts w:ascii="Bookman Old Style" w:hAnsi="Bookman Old Style"/>
          <w:sz w:val="24"/>
          <w:szCs w:val="24"/>
        </w:rPr>
        <w:t xml:space="preserve">Sin embargo, las habilidades cognitivas más complejas que implican el procesamiento y generación de </w:t>
      </w:r>
      <w:r w:rsidRPr="005B6AA9">
        <w:rPr>
          <w:rFonts w:ascii="Bookman Old Style" w:hAnsi="Bookman Old Style"/>
          <w:sz w:val="24"/>
          <w:szCs w:val="24"/>
        </w:rPr>
        <w:lastRenderedPageBreak/>
        <w:t>información son logradas por un porcentaje muy menor de los estudiantes</w:t>
      </w:r>
      <w:r w:rsidR="00E96F4B">
        <w:rPr>
          <w:rFonts w:ascii="Bookman Old Style" w:hAnsi="Bookman Old Style"/>
          <w:sz w:val="24"/>
          <w:szCs w:val="24"/>
        </w:rPr>
        <w:t xml:space="preserve"> (1,8%</w:t>
      </w:r>
      <w:commentRangeEnd w:id="176"/>
      <w:r w:rsidR="005967B3">
        <w:rPr>
          <w:rStyle w:val="Refdecomentario"/>
        </w:rPr>
        <w:commentReference w:id="176"/>
      </w:r>
      <w:r w:rsidR="00E96F4B">
        <w:rPr>
          <w:rFonts w:ascii="Bookman Old Style" w:hAnsi="Bookman Old Style"/>
          <w:sz w:val="24"/>
          <w:szCs w:val="24"/>
        </w:rPr>
        <w:t>)</w:t>
      </w:r>
      <w:r w:rsidR="00EE2124">
        <w:rPr>
          <w:rFonts w:ascii="Bookman Old Style" w:hAnsi="Bookman Old Style"/>
          <w:sz w:val="24"/>
          <w:szCs w:val="24"/>
        </w:rPr>
        <w:t>, incluso teniendo en cuenta que son utilizadas por ellos día a día</w:t>
      </w:r>
      <w:r w:rsidRPr="005B6AA9">
        <w:rPr>
          <w:rFonts w:ascii="Bookman Old Style" w:hAnsi="Bookman Old Style"/>
          <w:sz w:val="24"/>
          <w:szCs w:val="24"/>
        </w:rPr>
        <w:t>.</w:t>
      </w:r>
    </w:p>
    <w:p w14:paraId="6BF23233" w14:textId="77777777" w:rsidR="00E96F4B" w:rsidRDefault="00E96F4B" w:rsidP="005B6AA9">
      <w:pPr>
        <w:jc w:val="both"/>
        <w:rPr>
          <w:rFonts w:ascii="Bookman Old Style" w:hAnsi="Bookman Old Style"/>
          <w:sz w:val="24"/>
          <w:szCs w:val="24"/>
        </w:rPr>
      </w:pPr>
      <w:r>
        <w:rPr>
          <w:rFonts w:ascii="Bookman Old Style" w:hAnsi="Bookman Old Style"/>
          <w:sz w:val="24"/>
          <w:szCs w:val="24"/>
        </w:rPr>
        <w:t xml:space="preserve">Sería sencillo atribuir este problema simplemente a la estructuración de la malla </w:t>
      </w:r>
      <w:r w:rsidR="00EE2124">
        <w:rPr>
          <w:rFonts w:ascii="Bookman Old Style" w:hAnsi="Bookman Old Style"/>
          <w:sz w:val="24"/>
          <w:szCs w:val="24"/>
        </w:rPr>
        <w:t>académica impuesta en las escuelas o que las horas de clases de computación no son las suficientes. Pero el problema es bastante más profundo y complejo que eso desde varias aristas, las cuales se intenta tratar muy superficialmente a continuación.</w:t>
      </w:r>
    </w:p>
    <w:p w14:paraId="457CAEF6" w14:textId="77777777" w:rsidR="00EE2124" w:rsidRDefault="001A2B11" w:rsidP="005B6AA9">
      <w:pPr>
        <w:jc w:val="both"/>
        <w:rPr>
          <w:rFonts w:ascii="Bookman Old Style" w:hAnsi="Bookman Old Style"/>
          <w:sz w:val="24"/>
          <w:szCs w:val="24"/>
        </w:rPr>
      </w:pPr>
      <w:commentRangeStart w:id="177"/>
      <w:r>
        <w:rPr>
          <w:rFonts w:ascii="Bookman Old Style" w:hAnsi="Bookman Old Style"/>
          <w:sz w:val="24"/>
          <w:szCs w:val="24"/>
        </w:rPr>
        <w:t xml:space="preserve">Cambiar la malla académica nacional para incorporar ramos relativos a la enseñanza de las ciencias de la computación y no al mero consumo de las tecnologías implementadas en las escuelas, como ya se realiza en algunas de estas, requiere de un exhaustivo estudio de factibilidad, planificación e inversión que debe estar directamente apoyado a nivel político, </w:t>
      </w:r>
      <w:commentRangeEnd w:id="177"/>
      <w:r w:rsidR="005967B3">
        <w:rPr>
          <w:rStyle w:val="Refdecomentario"/>
        </w:rPr>
        <w:commentReference w:id="177"/>
      </w:r>
      <w:r>
        <w:rPr>
          <w:rFonts w:ascii="Bookman Old Style" w:hAnsi="Bookman Old Style"/>
          <w:sz w:val="24"/>
          <w:szCs w:val="24"/>
        </w:rPr>
        <w:t xml:space="preserve">pero al día de hoy existe un desconocimiento y falta de importancia de las ciencias de la computación, lo que impide que se promueva el estudio de su futura implementación por parte del ministerio de salud. </w:t>
      </w:r>
    </w:p>
    <w:p w14:paraId="5B50E483" w14:textId="77777777" w:rsidR="001A2B11" w:rsidRDefault="001A2B11" w:rsidP="005B6AA9">
      <w:pPr>
        <w:jc w:val="both"/>
        <w:rPr>
          <w:rFonts w:ascii="Bookman Old Style" w:hAnsi="Bookman Old Style"/>
          <w:sz w:val="24"/>
          <w:szCs w:val="24"/>
        </w:rPr>
      </w:pPr>
      <w:r>
        <w:rPr>
          <w:rFonts w:ascii="Bookman Old Style" w:hAnsi="Bookman Old Style"/>
          <w:sz w:val="24"/>
          <w:szCs w:val="24"/>
        </w:rPr>
        <w:t>Lo anterior ocasiona no se adopte un consenso general a nivel escolar sobre cómo utilizar la infraestructura tecnológica facilitada para potenciar el aprendizaje y enfrentar los nuevos desafíos tecnológicos y este es un punto que en los más de 20 años que lleva funcionando el proyecto enlace, no se ha podido dar solución a la velocidad requerida por el constante avance de esta área. Existen instituciones que por su propia voluntad han incluido el uso de estos recursos en sus clases o en talleres extra</w:t>
      </w:r>
      <w:r w:rsidR="001A6693">
        <w:rPr>
          <w:rFonts w:ascii="Bookman Old Style" w:hAnsi="Bookman Old Style"/>
          <w:sz w:val="24"/>
          <w:szCs w:val="24"/>
        </w:rPr>
        <w:t>-</w:t>
      </w:r>
      <w:r>
        <w:rPr>
          <w:rFonts w:ascii="Bookman Old Style" w:hAnsi="Bookman Old Style"/>
          <w:sz w:val="24"/>
          <w:szCs w:val="24"/>
        </w:rPr>
        <w:t xml:space="preserve">programáticos de </w:t>
      </w:r>
      <w:r w:rsidR="00DD4B80">
        <w:rPr>
          <w:rFonts w:ascii="Bookman Old Style" w:hAnsi="Bookman Old Style"/>
          <w:sz w:val="24"/>
          <w:szCs w:val="24"/>
        </w:rPr>
        <w:t xml:space="preserve">computación, encontrándose con el problema de no contar con los docentes capacitados para llevar aquella tarea adecuadamente. La misma velocidad a la que se mueve el avance tecnológico genera una brecha generacional, causante de que los jóvenes manejen la tecnología de forma mucho </w:t>
      </w:r>
      <w:r w:rsidR="00CB4DE5">
        <w:rPr>
          <w:rFonts w:ascii="Bookman Old Style" w:hAnsi="Bookman Old Style"/>
          <w:sz w:val="24"/>
          <w:szCs w:val="24"/>
        </w:rPr>
        <w:t>más</w:t>
      </w:r>
      <w:r w:rsidR="00DD4B80">
        <w:rPr>
          <w:rFonts w:ascii="Bookman Old Style" w:hAnsi="Bookman Old Style"/>
          <w:sz w:val="24"/>
          <w:szCs w:val="24"/>
        </w:rPr>
        <w:t xml:space="preserve"> diestra que sus profesores, es más, las universidades cuentan con la premisa de que los estudiantes que ingresan ya cuentan con las aptitudes mínimas de desenvolvimiento en el uso de computadores e internet, sin siquiera considerar si es que esto fue impartido por su escuela previa.</w:t>
      </w:r>
    </w:p>
    <w:p w14:paraId="495B6AED" w14:textId="77777777" w:rsidR="00DD4B80" w:rsidRDefault="00DD4B80" w:rsidP="005B6AA9">
      <w:pPr>
        <w:jc w:val="both"/>
        <w:rPr>
          <w:rFonts w:ascii="Bookman Old Style" w:hAnsi="Bookman Old Style"/>
          <w:sz w:val="24"/>
          <w:szCs w:val="24"/>
        </w:rPr>
      </w:pPr>
      <w:r>
        <w:rPr>
          <w:rFonts w:ascii="Bookman Old Style" w:hAnsi="Bookman Old Style"/>
          <w:sz w:val="24"/>
          <w:szCs w:val="24"/>
        </w:rPr>
        <w:t xml:space="preserve">El uso de recursos computacionales sin la debida guía por parte del docente incurre en que se transforman más que un apoyo para el desarrollo educacional, en una constante distracción de la clase, perdiéndose así el objetivo de la misma y generando rechazo por parte de los docentes a su uso. El contratar docentes con los conocimientos relativos a las ciencias de la computación, necesarios para encausar de manera correcta el uso de estos recursos aplicados a la resolución de problemas dentro de un tópico en específico, conocimientos que actualmente se consiguen casi </w:t>
      </w:r>
      <w:r w:rsidR="00CB4DE5">
        <w:rPr>
          <w:rFonts w:ascii="Bookman Old Style" w:hAnsi="Bookman Old Style"/>
          <w:sz w:val="24"/>
          <w:szCs w:val="24"/>
        </w:rPr>
        <w:t>exclusivamente</w:t>
      </w:r>
      <w:r>
        <w:rPr>
          <w:rFonts w:ascii="Bookman Old Style" w:hAnsi="Bookman Old Style"/>
          <w:sz w:val="24"/>
          <w:szCs w:val="24"/>
        </w:rPr>
        <w:t xml:space="preserve"> en estudios universitarios </w:t>
      </w:r>
      <w:r>
        <w:rPr>
          <w:rFonts w:ascii="Bookman Old Style" w:hAnsi="Bookman Old Style"/>
          <w:sz w:val="24"/>
          <w:szCs w:val="24"/>
        </w:rPr>
        <w:lastRenderedPageBreak/>
        <w:t>ligados a éste ámbito,</w:t>
      </w:r>
      <w:r w:rsidR="00CB4DE5">
        <w:rPr>
          <w:rFonts w:ascii="Bookman Old Style" w:hAnsi="Bookman Old Style"/>
          <w:sz w:val="24"/>
          <w:szCs w:val="24"/>
        </w:rPr>
        <w:t xml:space="preserve"> </w:t>
      </w:r>
      <w:r>
        <w:rPr>
          <w:rFonts w:ascii="Bookman Old Style" w:hAnsi="Bookman Old Style"/>
          <w:sz w:val="24"/>
          <w:szCs w:val="24"/>
        </w:rPr>
        <w:t xml:space="preserve">conlleva </w:t>
      </w:r>
      <w:r w:rsidR="00CB4DE5">
        <w:rPr>
          <w:rFonts w:ascii="Bookman Old Style" w:hAnsi="Bookman Old Style"/>
          <w:sz w:val="24"/>
          <w:szCs w:val="24"/>
        </w:rPr>
        <w:t>a</w:t>
      </w:r>
      <w:r>
        <w:rPr>
          <w:rFonts w:ascii="Bookman Old Style" w:hAnsi="Bookman Old Style"/>
          <w:sz w:val="24"/>
          <w:szCs w:val="24"/>
        </w:rPr>
        <w:t xml:space="preserve"> un elevado costo</w:t>
      </w:r>
      <w:r w:rsidR="00CB4DE5">
        <w:rPr>
          <w:rFonts w:ascii="Bookman Old Style" w:hAnsi="Bookman Old Style"/>
          <w:sz w:val="24"/>
          <w:szCs w:val="24"/>
        </w:rPr>
        <w:t xml:space="preserve"> que las escuelas no tienen presupuestado asumir y en otras ocasiones es derechamente imposible.</w:t>
      </w:r>
    </w:p>
    <w:p w14:paraId="5321F12B" w14:textId="77777777" w:rsidR="00CB4DE5" w:rsidDel="003030C3" w:rsidRDefault="00CB4DE5" w:rsidP="005B6AA9">
      <w:pPr>
        <w:jc w:val="both"/>
        <w:rPr>
          <w:del w:id="178" w:author="Javier Ebers" w:date="2016-04-19T21:05:00Z"/>
          <w:rFonts w:ascii="Bookman Old Style" w:hAnsi="Bookman Old Style"/>
          <w:sz w:val="24"/>
          <w:szCs w:val="24"/>
        </w:rPr>
      </w:pPr>
      <w:r>
        <w:rPr>
          <w:rFonts w:ascii="Bookman Old Style" w:hAnsi="Bookman Old Style"/>
          <w:sz w:val="24"/>
          <w:szCs w:val="24"/>
        </w:rPr>
        <w:t>Todo esto conduce a un desconocimiento por parte de los alumnos de lo que es realmente la computación, su ciencia y su potencial uso en todo contexto, y si existe ignorancia al respecto, no genera el incentivo mínimo para motivarlos a aprenderlo por su cuenta, pues tampoco forma parte de los créditos necesarios para graduarse o ingresar a la universidad.</w:t>
      </w:r>
    </w:p>
    <w:p w14:paraId="7532104F" w14:textId="77777777" w:rsidR="003030C3" w:rsidRDefault="003030C3" w:rsidP="005B6AA9">
      <w:pPr>
        <w:jc w:val="both"/>
        <w:rPr>
          <w:ins w:id="179" w:author="Javier Ebers" w:date="2016-04-19T21:05:00Z"/>
          <w:rFonts w:ascii="Bookman Old Style" w:hAnsi="Bookman Old Style"/>
          <w:sz w:val="24"/>
          <w:szCs w:val="24"/>
        </w:rPr>
      </w:pPr>
    </w:p>
    <w:p w14:paraId="582DEE1D" w14:textId="77777777" w:rsidR="00CB4DE5" w:rsidDel="003030C3" w:rsidRDefault="00CB4DE5" w:rsidP="005B6AA9">
      <w:pPr>
        <w:jc w:val="both"/>
        <w:rPr>
          <w:del w:id="180" w:author="Javier Ebers" w:date="2016-04-19T21:05:00Z"/>
          <w:rFonts w:ascii="Bookman Old Style" w:hAnsi="Bookman Old Style"/>
          <w:sz w:val="24"/>
          <w:szCs w:val="24"/>
        </w:rPr>
      </w:pPr>
    </w:p>
    <w:p w14:paraId="7514B329" w14:textId="77777777" w:rsidR="001E7F99" w:rsidDel="003030C3" w:rsidRDefault="001E7F99" w:rsidP="005B6AA9">
      <w:pPr>
        <w:jc w:val="both"/>
        <w:rPr>
          <w:del w:id="181" w:author="Javier Ebers" w:date="2016-04-19T21:05:00Z"/>
          <w:rFonts w:ascii="Bookman Old Style" w:hAnsi="Bookman Old Style"/>
          <w:sz w:val="24"/>
          <w:szCs w:val="24"/>
        </w:rPr>
      </w:pPr>
    </w:p>
    <w:p w14:paraId="362A29ED" w14:textId="77777777" w:rsidR="001E7F99" w:rsidDel="003030C3" w:rsidRDefault="001E7F99" w:rsidP="005B6AA9">
      <w:pPr>
        <w:jc w:val="both"/>
        <w:rPr>
          <w:del w:id="182" w:author="Javier Ebers" w:date="2016-04-19T21:05:00Z"/>
          <w:rFonts w:ascii="Bookman Old Style" w:hAnsi="Bookman Old Style"/>
          <w:sz w:val="24"/>
          <w:szCs w:val="24"/>
        </w:rPr>
      </w:pPr>
    </w:p>
    <w:p w14:paraId="0A9730A8" w14:textId="77777777" w:rsidR="001E7F99" w:rsidRDefault="001E7F99" w:rsidP="005B6AA9">
      <w:pPr>
        <w:jc w:val="both"/>
        <w:rPr>
          <w:rFonts w:ascii="Bookman Old Style" w:hAnsi="Bookman Old Style"/>
          <w:sz w:val="24"/>
          <w:szCs w:val="24"/>
        </w:rPr>
      </w:pPr>
    </w:p>
    <w:p w14:paraId="6532626A" w14:textId="289CEB47" w:rsidR="00CB4DE5" w:rsidRDefault="00CB4DE5">
      <w:pPr>
        <w:pStyle w:val="Ttulo2"/>
        <w:pPrChange w:id="183" w:author="Javier Ebers" w:date="2016-04-19T21:10:00Z">
          <w:pPr>
            <w:jc w:val="both"/>
          </w:pPr>
        </w:pPrChange>
      </w:pPr>
      <w:bookmarkStart w:id="184" w:name="_Toc455520348"/>
      <w:r w:rsidRPr="002A4580">
        <w:t>Los 5 Porqué</w:t>
      </w:r>
      <w:bookmarkEnd w:id="184"/>
    </w:p>
    <w:p w14:paraId="58F65DFD" w14:textId="77777777" w:rsidR="002A4580" w:rsidRPr="002A4580" w:rsidRDefault="002A4580" w:rsidP="005B6AA9">
      <w:pPr>
        <w:jc w:val="both"/>
        <w:rPr>
          <w:rFonts w:ascii="Bookman Old Style" w:hAnsi="Bookman Old Style"/>
          <w:sz w:val="24"/>
          <w:szCs w:val="24"/>
        </w:rPr>
      </w:pPr>
      <w:r w:rsidRPr="002A4580">
        <w:rPr>
          <w:rFonts w:ascii="Bookman Old Style" w:hAnsi="Bookman Old Style"/>
          <w:sz w:val="24"/>
          <w:szCs w:val="24"/>
        </w:rPr>
        <w:t xml:space="preserve">Falta </w:t>
      </w:r>
      <w:r>
        <w:rPr>
          <w:rFonts w:ascii="Bookman Old Style" w:hAnsi="Bookman Old Style"/>
          <w:sz w:val="24"/>
          <w:szCs w:val="24"/>
        </w:rPr>
        <w:t>de aptitudes e interés relativas a las ciencias de la computación</w:t>
      </w:r>
    </w:p>
    <w:p w14:paraId="7E8098CF" w14:textId="77777777" w:rsidR="002A4580" w:rsidRPr="002A4580" w:rsidRDefault="002A4580" w:rsidP="002A4580">
      <w:pPr>
        <w:pStyle w:val="Prrafodelista"/>
        <w:numPr>
          <w:ilvl w:val="0"/>
          <w:numId w:val="1"/>
        </w:numPr>
        <w:jc w:val="both"/>
        <w:rPr>
          <w:rFonts w:ascii="Bookman Old Style" w:hAnsi="Bookman Old Style"/>
          <w:sz w:val="24"/>
          <w:szCs w:val="24"/>
        </w:rPr>
      </w:pPr>
      <w:r w:rsidRPr="002A4580">
        <w:rPr>
          <w:rFonts w:ascii="Bookman Old Style" w:hAnsi="Bookman Old Style"/>
          <w:sz w:val="24"/>
          <w:szCs w:val="24"/>
        </w:rPr>
        <w:t xml:space="preserve">¿Por qué? </w:t>
      </w:r>
      <w:r>
        <w:rPr>
          <w:rFonts w:ascii="Bookman Old Style" w:hAnsi="Bookman Old Style"/>
          <w:sz w:val="24"/>
          <w:szCs w:val="24"/>
        </w:rPr>
        <w:t>–</w:t>
      </w:r>
      <w:r w:rsidRPr="002A4580">
        <w:rPr>
          <w:rFonts w:ascii="Bookman Old Style" w:hAnsi="Bookman Old Style"/>
          <w:sz w:val="24"/>
          <w:szCs w:val="24"/>
        </w:rPr>
        <w:t xml:space="preserve"> </w:t>
      </w:r>
      <w:r>
        <w:rPr>
          <w:rFonts w:ascii="Bookman Old Style" w:hAnsi="Bookman Old Style"/>
          <w:sz w:val="24"/>
          <w:szCs w:val="24"/>
        </w:rPr>
        <w:t>Desconocimiento de los fundamentos básicos de las ciencias de la computación.</w:t>
      </w:r>
    </w:p>
    <w:p w14:paraId="26733E9A" w14:textId="77777777" w:rsidR="002A4580" w:rsidRPr="002A4580" w:rsidRDefault="002A4580" w:rsidP="002A4580">
      <w:pPr>
        <w:pStyle w:val="Prrafodelista"/>
        <w:numPr>
          <w:ilvl w:val="0"/>
          <w:numId w:val="1"/>
        </w:numPr>
        <w:jc w:val="both"/>
        <w:rPr>
          <w:rFonts w:ascii="Bookman Old Style" w:hAnsi="Bookman Old Style"/>
          <w:sz w:val="24"/>
          <w:szCs w:val="24"/>
        </w:rPr>
      </w:pPr>
      <w:r w:rsidRPr="002A4580">
        <w:rPr>
          <w:rFonts w:ascii="Bookman Old Style" w:hAnsi="Bookman Old Style"/>
          <w:sz w:val="24"/>
          <w:szCs w:val="24"/>
        </w:rPr>
        <w:t xml:space="preserve">¿Por qué? </w:t>
      </w:r>
      <w:r>
        <w:rPr>
          <w:rFonts w:ascii="Bookman Old Style" w:hAnsi="Bookman Old Style"/>
          <w:sz w:val="24"/>
          <w:szCs w:val="24"/>
        </w:rPr>
        <w:t>–</w:t>
      </w:r>
      <w:r w:rsidRPr="002A4580">
        <w:rPr>
          <w:rFonts w:ascii="Bookman Old Style" w:hAnsi="Bookman Old Style"/>
          <w:sz w:val="24"/>
          <w:szCs w:val="24"/>
        </w:rPr>
        <w:t xml:space="preserve"> </w:t>
      </w:r>
      <w:r>
        <w:rPr>
          <w:rFonts w:ascii="Bookman Old Style" w:hAnsi="Bookman Old Style"/>
          <w:sz w:val="24"/>
          <w:szCs w:val="24"/>
        </w:rPr>
        <w:t>En las escuelas no se enseña.</w:t>
      </w:r>
    </w:p>
    <w:p w14:paraId="2E356819" w14:textId="77777777" w:rsidR="002A4580" w:rsidRPr="002A4580" w:rsidRDefault="002A4580" w:rsidP="002A4580">
      <w:pPr>
        <w:pStyle w:val="Prrafodelista"/>
        <w:numPr>
          <w:ilvl w:val="0"/>
          <w:numId w:val="1"/>
        </w:numPr>
        <w:jc w:val="both"/>
        <w:rPr>
          <w:rFonts w:ascii="Bookman Old Style" w:hAnsi="Bookman Old Style"/>
          <w:sz w:val="24"/>
          <w:szCs w:val="24"/>
        </w:rPr>
      </w:pPr>
      <w:r w:rsidRPr="002A4580">
        <w:rPr>
          <w:rFonts w:ascii="Bookman Old Style" w:hAnsi="Bookman Old Style"/>
          <w:sz w:val="24"/>
          <w:szCs w:val="24"/>
        </w:rPr>
        <w:t xml:space="preserve">¿Por qué? </w:t>
      </w:r>
      <w:r>
        <w:rPr>
          <w:rFonts w:ascii="Bookman Old Style" w:hAnsi="Bookman Old Style"/>
          <w:sz w:val="24"/>
          <w:szCs w:val="24"/>
        </w:rPr>
        <w:t>–</w:t>
      </w:r>
      <w:r w:rsidRPr="002A4580">
        <w:rPr>
          <w:rFonts w:ascii="Bookman Old Style" w:hAnsi="Bookman Old Style"/>
          <w:sz w:val="24"/>
          <w:szCs w:val="24"/>
        </w:rPr>
        <w:t xml:space="preserve"> </w:t>
      </w:r>
      <w:r>
        <w:rPr>
          <w:rFonts w:ascii="Bookman Old Style" w:hAnsi="Bookman Old Style"/>
          <w:sz w:val="24"/>
          <w:szCs w:val="24"/>
        </w:rPr>
        <w:t>No se sabe cómo utilizar los recursos tecnológicos disponibles para potenciar el aprendizaje.</w:t>
      </w:r>
    </w:p>
    <w:p w14:paraId="51E74BDE" w14:textId="77777777" w:rsidR="002A4580" w:rsidRPr="002A4580" w:rsidRDefault="002A4580" w:rsidP="002A4580">
      <w:pPr>
        <w:pStyle w:val="Prrafodelista"/>
        <w:numPr>
          <w:ilvl w:val="0"/>
          <w:numId w:val="1"/>
        </w:numPr>
        <w:jc w:val="both"/>
        <w:rPr>
          <w:rFonts w:ascii="Bookman Old Style" w:hAnsi="Bookman Old Style"/>
          <w:sz w:val="24"/>
          <w:szCs w:val="24"/>
        </w:rPr>
      </w:pPr>
      <w:r w:rsidRPr="002A4580">
        <w:rPr>
          <w:rFonts w:ascii="Bookman Old Style" w:hAnsi="Bookman Old Style"/>
          <w:sz w:val="24"/>
          <w:szCs w:val="24"/>
        </w:rPr>
        <w:t xml:space="preserve">¿Por qué? </w:t>
      </w:r>
      <w:r>
        <w:rPr>
          <w:rFonts w:ascii="Bookman Old Style" w:hAnsi="Bookman Old Style"/>
          <w:sz w:val="24"/>
          <w:szCs w:val="24"/>
        </w:rPr>
        <w:t>–</w:t>
      </w:r>
      <w:r w:rsidRPr="002A4580">
        <w:rPr>
          <w:rFonts w:ascii="Bookman Old Style" w:hAnsi="Bookman Old Style"/>
          <w:sz w:val="24"/>
          <w:szCs w:val="24"/>
        </w:rPr>
        <w:t xml:space="preserve"> </w:t>
      </w:r>
      <w:r>
        <w:rPr>
          <w:rFonts w:ascii="Bookman Old Style" w:hAnsi="Bookman Old Style"/>
          <w:sz w:val="24"/>
          <w:szCs w:val="24"/>
        </w:rPr>
        <w:t>No se cuenta con docentes capacitados para ello.</w:t>
      </w:r>
    </w:p>
    <w:p w14:paraId="315653BF" w14:textId="77777777" w:rsidR="00CB4DE5" w:rsidRDefault="002A4580" w:rsidP="002A4580">
      <w:pPr>
        <w:pStyle w:val="Prrafodelista"/>
        <w:numPr>
          <w:ilvl w:val="0"/>
          <w:numId w:val="1"/>
        </w:numPr>
        <w:jc w:val="both"/>
        <w:rPr>
          <w:rFonts w:ascii="Bookman Old Style" w:hAnsi="Bookman Old Style"/>
          <w:sz w:val="24"/>
          <w:szCs w:val="24"/>
        </w:rPr>
      </w:pPr>
      <w:r w:rsidRPr="002A4580">
        <w:rPr>
          <w:rFonts w:ascii="Bookman Old Style" w:hAnsi="Bookman Old Style"/>
          <w:sz w:val="24"/>
          <w:szCs w:val="24"/>
        </w:rPr>
        <w:t xml:space="preserve">¿Por qué? </w:t>
      </w:r>
      <w:r>
        <w:rPr>
          <w:rFonts w:ascii="Bookman Old Style" w:hAnsi="Bookman Old Style"/>
          <w:sz w:val="24"/>
          <w:szCs w:val="24"/>
        </w:rPr>
        <w:t>–</w:t>
      </w:r>
      <w:r w:rsidRPr="002A4580">
        <w:rPr>
          <w:rFonts w:ascii="Bookman Old Style" w:hAnsi="Bookman Old Style"/>
          <w:sz w:val="24"/>
          <w:szCs w:val="24"/>
        </w:rPr>
        <w:t xml:space="preserve"> </w:t>
      </w:r>
      <w:r>
        <w:rPr>
          <w:rFonts w:ascii="Bookman Old Style" w:hAnsi="Bookman Old Style"/>
          <w:sz w:val="24"/>
          <w:szCs w:val="24"/>
        </w:rPr>
        <w:t>Brecha generacional y elevado costo.</w:t>
      </w:r>
    </w:p>
    <w:p w14:paraId="57D7A6E5" w14:textId="77777777" w:rsidR="001E7F99" w:rsidRDefault="001E7F99" w:rsidP="001E7F99">
      <w:pPr>
        <w:pStyle w:val="Prrafodelista"/>
        <w:jc w:val="both"/>
        <w:rPr>
          <w:rFonts w:ascii="Bookman Old Style" w:hAnsi="Bookman Old Style"/>
          <w:sz w:val="24"/>
          <w:szCs w:val="24"/>
        </w:rPr>
      </w:pPr>
    </w:p>
    <w:p w14:paraId="072A773C" w14:textId="77777777" w:rsidR="001E7F99" w:rsidRDefault="001E7F99" w:rsidP="001E7F99">
      <w:pPr>
        <w:pStyle w:val="Prrafodelista"/>
        <w:jc w:val="both"/>
        <w:rPr>
          <w:rFonts w:ascii="Bookman Old Style" w:hAnsi="Bookman Old Style"/>
          <w:sz w:val="24"/>
          <w:szCs w:val="24"/>
        </w:rPr>
      </w:pPr>
    </w:p>
    <w:p w14:paraId="032CFCB0" w14:textId="26FACC99" w:rsidR="00440499" w:rsidRPr="00440499" w:rsidRDefault="00440499">
      <w:pPr>
        <w:pStyle w:val="Ttulo2"/>
        <w:pPrChange w:id="185" w:author="Javier Ebers" w:date="2016-04-19T21:10:00Z">
          <w:pPr>
            <w:jc w:val="both"/>
          </w:pPr>
        </w:pPrChange>
      </w:pPr>
      <w:bookmarkStart w:id="186" w:name="_Toc455520349"/>
      <w:r w:rsidRPr="00440499">
        <w:t>Diagrama de Ishikawa</w:t>
      </w:r>
      <w:bookmarkEnd w:id="186"/>
    </w:p>
    <w:p w14:paraId="751AA946" w14:textId="77777777" w:rsidR="000857E4" w:rsidRDefault="00686B24" w:rsidP="000857E4">
      <w:pPr>
        <w:keepNext/>
        <w:ind w:left="-851"/>
        <w:jc w:val="both"/>
      </w:pPr>
      <w:r>
        <w:rPr>
          <w:noProof/>
          <w:lang w:eastAsia="es-CL"/>
        </w:rPr>
        <w:drawing>
          <wp:inline distT="0" distB="0" distL="0" distR="0" wp14:anchorId="7987EFFA" wp14:editId="6F0E3E55">
            <wp:extent cx="6715125" cy="253089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4385" cy="2541927"/>
                    </a:xfrm>
                    <a:prstGeom prst="rect">
                      <a:avLst/>
                    </a:prstGeom>
                  </pic:spPr>
                </pic:pic>
              </a:graphicData>
            </a:graphic>
          </wp:inline>
        </w:drawing>
      </w:r>
    </w:p>
    <w:p w14:paraId="6FE68EC7" w14:textId="5FDA7211" w:rsidR="00182801" w:rsidRDefault="000857E4" w:rsidP="000857E4">
      <w:pPr>
        <w:pStyle w:val="Descripcin"/>
        <w:rPr>
          <w:sz w:val="24"/>
          <w:szCs w:val="24"/>
        </w:rPr>
      </w:pPr>
      <w:bookmarkStart w:id="187" w:name="_Toc455521866"/>
      <w:r>
        <w:t xml:space="preserve">Figura </w:t>
      </w:r>
      <w:r w:rsidR="008F60B8">
        <w:fldChar w:fldCharType="begin"/>
      </w:r>
      <w:r w:rsidR="008F60B8">
        <w:instrText xml:space="preserve"> SEQ Figura \* ARABIC </w:instrText>
      </w:r>
      <w:r w:rsidR="008F60B8">
        <w:fldChar w:fldCharType="separate"/>
      </w:r>
      <w:r w:rsidR="008B023B">
        <w:rPr>
          <w:noProof/>
        </w:rPr>
        <w:t>7</w:t>
      </w:r>
      <w:r w:rsidR="008F60B8">
        <w:rPr>
          <w:noProof/>
        </w:rPr>
        <w:fldChar w:fldCharType="end"/>
      </w:r>
      <w:r>
        <w:t>: Diagrama de Ishikawa</w:t>
      </w:r>
      <w:bookmarkEnd w:id="187"/>
    </w:p>
    <w:p w14:paraId="407BDB4A" w14:textId="77777777" w:rsidR="000857E4" w:rsidRDefault="000857E4" w:rsidP="00686B24">
      <w:pPr>
        <w:ind w:left="-851"/>
        <w:jc w:val="both"/>
        <w:rPr>
          <w:rFonts w:ascii="Bookman Old Style" w:hAnsi="Bookman Old Style"/>
          <w:sz w:val="24"/>
          <w:szCs w:val="24"/>
        </w:rPr>
      </w:pPr>
    </w:p>
    <w:p w14:paraId="7B0053E4" w14:textId="77777777" w:rsidR="001E7F99" w:rsidRDefault="001E7F99" w:rsidP="00686B24">
      <w:pPr>
        <w:ind w:left="-851"/>
        <w:jc w:val="both"/>
        <w:rPr>
          <w:rFonts w:ascii="Bookman Old Style" w:hAnsi="Bookman Old Style"/>
          <w:sz w:val="24"/>
          <w:szCs w:val="24"/>
        </w:rPr>
      </w:pPr>
    </w:p>
    <w:p w14:paraId="569F3C73" w14:textId="77777777" w:rsidR="001E7F99" w:rsidDel="00AF41C8" w:rsidRDefault="001E7F99">
      <w:pPr>
        <w:jc w:val="both"/>
        <w:rPr>
          <w:del w:id="188" w:author="Javier Ebers" w:date="2016-04-19T21:25:00Z"/>
          <w:rFonts w:ascii="Bookman Old Style" w:hAnsi="Bookman Old Style"/>
          <w:sz w:val="24"/>
          <w:szCs w:val="24"/>
        </w:rPr>
        <w:pPrChange w:id="189" w:author="Javier Ebers" w:date="2016-04-19T21:25:00Z">
          <w:pPr>
            <w:ind w:left="-851"/>
            <w:jc w:val="both"/>
          </w:pPr>
        </w:pPrChange>
      </w:pPr>
    </w:p>
    <w:p w14:paraId="35DEF3E6" w14:textId="77777777" w:rsidR="001E7F99" w:rsidDel="00AF41C8" w:rsidRDefault="001E7F99" w:rsidP="00686B24">
      <w:pPr>
        <w:ind w:left="-851"/>
        <w:jc w:val="both"/>
        <w:rPr>
          <w:del w:id="190" w:author="Javier Ebers" w:date="2016-04-19T21:25:00Z"/>
          <w:rFonts w:ascii="Bookman Old Style" w:hAnsi="Bookman Old Style"/>
          <w:sz w:val="24"/>
          <w:szCs w:val="24"/>
        </w:rPr>
      </w:pPr>
    </w:p>
    <w:p w14:paraId="453F9C84" w14:textId="77777777" w:rsidR="001E7F99" w:rsidDel="00AF41C8" w:rsidRDefault="001E7F99" w:rsidP="00686B24">
      <w:pPr>
        <w:ind w:left="-851"/>
        <w:jc w:val="both"/>
        <w:rPr>
          <w:del w:id="191" w:author="Javier Ebers" w:date="2016-04-19T21:25:00Z"/>
          <w:rFonts w:ascii="Bookman Old Style" w:hAnsi="Bookman Old Style"/>
          <w:sz w:val="24"/>
          <w:szCs w:val="24"/>
        </w:rPr>
      </w:pPr>
    </w:p>
    <w:p w14:paraId="34644540" w14:textId="77777777" w:rsidR="001E7F99" w:rsidDel="00AF41C8" w:rsidRDefault="001E7F99" w:rsidP="00686B24">
      <w:pPr>
        <w:ind w:left="-851"/>
        <w:jc w:val="both"/>
        <w:rPr>
          <w:del w:id="192" w:author="Javier Ebers" w:date="2016-04-19T21:25:00Z"/>
          <w:rFonts w:ascii="Bookman Old Style" w:hAnsi="Bookman Old Style"/>
          <w:sz w:val="24"/>
          <w:szCs w:val="24"/>
        </w:rPr>
      </w:pPr>
    </w:p>
    <w:p w14:paraId="05C1852A" w14:textId="77777777" w:rsidR="001E7F99" w:rsidDel="00AF41C8" w:rsidRDefault="001E7F99" w:rsidP="00686B24">
      <w:pPr>
        <w:ind w:left="-851"/>
        <w:jc w:val="both"/>
        <w:rPr>
          <w:del w:id="193" w:author="Javier Ebers" w:date="2016-04-19T21:25:00Z"/>
          <w:rFonts w:ascii="Bookman Old Style" w:hAnsi="Bookman Old Style"/>
          <w:sz w:val="24"/>
          <w:szCs w:val="24"/>
        </w:rPr>
      </w:pPr>
    </w:p>
    <w:p w14:paraId="6C1E58B9" w14:textId="77777777" w:rsidR="001E7F99" w:rsidDel="00AF41C8" w:rsidRDefault="001E7F99" w:rsidP="00686B24">
      <w:pPr>
        <w:ind w:left="-851"/>
        <w:jc w:val="both"/>
        <w:rPr>
          <w:del w:id="194" w:author="Javier Ebers" w:date="2016-04-19T21:25:00Z"/>
          <w:rFonts w:ascii="Bookman Old Style" w:hAnsi="Bookman Old Style"/>
          <w:sz w:val="24"/>
          <w:szCs w:val="24"/>
        </w:rPr>
      </w:pPr>
    </w:p>
    <w:p w14:paraId="633EA173" w14:textId="77777777" w:rsidR="001E7F99" w:rsidDel="00AF41C8" w:rsidRDefault="001E7F99" w:rsidP="00686B24">
      <w:pPr>
        <w:ind w:left="-851"/>
        <w:jc w:val="both"/>
        <w:rPr>
          <w:del w:id="195" w:author="Javier Ebers" w:date="2016-04-19T21:25:00Z"/>
          <w:rFonts w:ascii="Bookman Old Style" w:hAnsi="Bookman Old Style"/>
          <w:sz w:val="24"/>
          <w:szCs w:val="24"/>
        </w:rPr>
      </w:pPr>
    </w:p>
    <w:p w14:paraId="74C49682" w14:textId="77777777" w:rsidR="001E7F99" w:rsidDel="00AF41C8" w:rsidRDefault="001E7F99" w:rsidP="00686B24">
      <w:pPr>
        <w:ind w:left="-851"/>
        <w:jc w:val="both"/>
        <w:rPr>
          <w:del w:id="196" w:author="Javier Ebers" w:date="2016-04-19T21:25:00Z"/>
          <w:rFonts w:ascii="Bookman Old Style" w:hAnsi="Bookman Old Style"/>
          <w:sz w:val="24"/>
          <w:szCs w:val="24"/>
        </w:rPr>
      </w:pPr>
    </w:p>
    <w:p w14:paraId="34CF0259" w14:textId="77777777" w:rsidR="001E7F99" w:rsidRDefault="001E7F99">
      <w:pPr>
        <w:jc w:val="both"/>
        <w:rPr>
          <w:ins w:id="197" w:author="Javier Ebers" w:date="2016-04-18T13:57:00Z"/>
          <w:rFonts w:ascii="Bookman Old Style" w:hAnsi="Bookman Old Style"/>
          <w:sz w:val="24"/>
          <w:szCs w:val="24"/>
        </w:rPr>
        <w:pPrChange w:id="198" w:author="Javier Ebers" w:date="2016-04-19T21:25:00Z">
          <w:pPr>
            <w:ind w:left="-851"/>
            <w:jc w:val="both"/>
          </w:pPr>
        </w:pPrChange>
      </w:pPr>
    </w:p>
    <w:p w14:paraId="6D99EC90" w14:textId="7E87E032" w:rsidR="00B2555B" w:rsidRPr="002A4580" w:rsidRDefault="00B2555B">
      <w:pPr>
        <w:pStyle w:val="Ttulo2"/>
        <w:rPr>
          <w:ins w:id="199" w:author="Javier Ebers" w:date="2016-04-18T13:57:00Z"/>
        </w:rPr>
        <w:pPrChange w:id="200" w:author="Javier Ebers" w:date="2016-04-19T21:10:00Z">
          <w:pPr>
            <w:jc w:val="both"/>
          </w:pPr>
        </w:pPrChange>
      </w:pPr>
      <w:bookmarkStart w:id="201" w:name="_Toc455520350"/>
      <w:ins w:id="202" w:author="Javier Ebers" w:date="2016-04-18T13:57:00Z">
        <w:r w:rsidRPr="002A4580">
          <w:t>Objetivos</w:t>
        </w:r>
        <w:bookmarkEnd w:id="201"/>
      </w:ins>
    </w:p>
    <w:p w14:paraId="45152F2C" w14:textId="452D0F72" w:rsidR="00B2555B" w:rsidRPr="00182801" w:rsidRDefault="00B2555B" w:rsidP="00B2555B">
      <w:pPr>
        <w:jc w:val="both"/>
        <w:rPr>
          <w:ins w:id="203" w:author="Javier Ebers" w:date="2016-04-18T13:57:00Z"/>
          <w:rFonts w:ascii="Bookman Old Style" w:hAnsi="Bookman Old Style"/>
          <w:sz w:val="24"/>
          <w:szCs w:val="24"/>
          <w:u w:val="single"/>
        </w:rPr>
      </w:pPr>
      <w:ins w:id="204" w:author="Javier Ebers" w:date="2016-04-18T13:57:00Z">
        <w:r w:rsidRPr="00182801">
          <w:rPr>
            <w:rFonts w:ascii="Bookman Old Style" w:hAnsi="Bookman Old Style"/>
            <w:sz w:val="24"/>
            <w:szCs w:val="24"/>
            <w:u w:val="single"/>
          </w:rPr>
          <w:t>Objetivo General</w:t>
        </w:r>
      </w:ins>
    </w:p>
    <w:p w14:paraId="06C62AB0" w14:textId="77777777" w:rsidR="00E0563D" w:rsidRDefault="00E0563D" w:rsidP="00B2555B">
      <w:pPr>
        <w:jc w:val="both"/>
        <w:rPr>
          <w:ins w:id="205" w:author="Javier Ebers" w:date="2016-05-01T03:00:00Z"/>
          <w:rFonts w:ascii="Bookman Old Style" w:hAnsi="Bookman Old Style"/>
          <w:sz w:val="24"/>
          <w:szCs w:val="24"/>
        </w:rPr>
      </w:pPr>
      <w:ins w:id="206" w:author="Javier Ebers" w:date="2016-05-01T03:00:00Z">
        <w:r w:rsidRPr="00E0563D">
          <w:rPr>
            <w:rFonts w:ascii="Bookman Old Style" w:hAnsi="Bookman Old Style"/>
            <w:sz w:val="24"/>
            <w:szCs w:val="24"/>
          </w:rPr>
          <w:t>Incrementar de manera significativa (p&lt;0.05) el aprendizaje de los conceptos básicos de ciencia de la computación y la programación como herramienta para la resolución de problemas en estudiantes entre 12 y 16 años, que no tengan experiencia previa en estos conceptos.</w:t>
        </w:r>
      </w:ins>
    </w:p>
    <w:p w14:paraId="3A940B5A" w14:textId="3F4E180B" w:rsidR="00E0563D" w:rsidRPr="001A4A7C" w:rsidRDefault="00B2555B" w:rsidP="00B2555B">
      <w:pPr>
        <w:jc w:val="both"/>
        <w:rPr>
          <w:ins w:id="207" w:author="Javier Ebers" w:date="2016-04-18T13:57:00Z"/>
          <w:rFonts w:ascii="Bookman Old Style" w:hAnsi="Bookman Old Style"/>
          <w:sz w:val="24"/>
          <w:szCs w:val="24"/>
          <w:u w:val="single"/>
        </w:rPr>
      </w:pPr>
      <w:ins w:id="208" w:author="Javier Ebers" w:date="2016-04-18T13:57:00Z">
        <w:r w:rsidRPr="00182801">
          <w:rPr>
            <w:rFonts w:ascii="Bookman Old Style" w:hAnsi="Bookman Old Style"/>
            <w:sz w:val="24"/>
            <w:szCs w:val="24"/>
            <w:u w:val="single"/>
          </w:rPr>
          <w:t>Objetivos Específicos</w:t>
        </w:r>
      </w:ins>
    </w:p>
    <w:p w14:paraId="72C312F2" w14:textId="77777777" w:rsidR="00E0563D" w:rsidRDefault="00E0563D" w:rsidP="00E0563D">
      <w:pPr>
        <w:numPr>
          <w:ilvl w:val="0"/>
          <w:numId w:val="2"/>
        </w:numPr>
        <w:jc w:val="both"/>
        <w:rPr>
          <w:ins w:id="209" w:author="Javier Ebers" w:date="2016-05-01T03:01:00Z"/>
          <w:rFonts w:ascii="Bookman Old Style" w:hAnsi="Bookman Old Style"/>
          <w:sz w:val="24"/>
          <w:szCs w:val="24"/>
        </w:rPr>
      </w:pPr>
      <w:ins w:id="210" w:author="Javier Ebers" w:date="2016-05-01T03:01:00Z">
        <w:r w:rsidRPr="00E0563D">
          <w:rPr>
            <w:rFonts w:ascii="Bookman Old Style" w:hAnsi="Bookman Old Style"/>
            <w:sz w:val="24"/>
            <w:szCs w:val="24"/>
          </w:rPr>
          <w:t>Incrementar de manera significativa (p&lt;0.05) el interés por estudiar carreras relacionadas con ciencia de la computación de los estudiantes que utilicen la plataforma.</w:t>
        </w:r>
      </w:ins>
    </w:p>
    <w:p w14:paraId="3BA6C112" w14:textId="40BABD8F" w:rsidR="00E0563D" w:rsidRDefault="00E0563D" w:rsidP="00E0563D">
      <w:pPr>
        <w:numPr>
          <w:ilvl w:val="0"/>
          <w:numId w:val="2"/>
        </w:numPr>
        <w:jc w:val="both"/>
        <w:rPr>
          <w:ins w:id="211" w:author="Javier Ebers" w:date="2016-05-01T03:00:00Z"/>
          <w:rFonts w:ascii="Bookman Old Style" w:hAnsi="Bookman Old Style"/>
          <w:sz w:val="24"/>
          <w:szCs w:val="24"/>
        </w:rPr>
      </w:pPr>
      <w:ins w:id="212" w:author="Javier Ebers" w:date="2016-05-01T03:00:00Z">
        <w:r>
          <w:rPr>
            <w:rFonts w:ascii="Bookman Old Style" w:hAnsi="Bookman Old Style"/>
            <w:sz w:val="24"/>
            <w:szCs w:val="24"/>
          </w:rPr>
          <w:t>Permitirle al docente tener conocimiento en cualquier instante en el tiempo del progreso de sus alumnos en relación a las actividades realizadas.</w:t>
        </w:r>
      </w:ins>
    </w:p>
    <w:p w14:paraId="4DA267AA" w14:textId="77777777" w:rsidR="00B2555B" w:rsidRDefault="00B2555B" w:rsidP="00B2555B">
      <w:pPr>
        <w:numPr>
          <w:ilvl w:val="0"/>
          <w:numId w:val="2"/>
        </w:numPr>
        <w:jc w:val="both"/>
        <w:rPr>
          <w:rFonts w:ascii="Bookman Old Style" w:hAnsi="Bookman Old Style"/>
          <w:sz w:val="24"/>
          <w:szCs w:val="24"/>
        </w:rPr>
      </w:pPr>
      <w:ins w:id="213" w:author="Javier Ebers" w:date="2016-04-18T13:57:00Z">
        <w:r w:rsidRPr="002A4580">
          <w:rPr>
            <w:rFonts w:ascii="Bookman Old Style" w:hAnsi="Bookman Old Style"/>
            <w:sz w:val="24"/>
            <w:szCs w:val="24"/>
          </w:rPr>
          <w:t>Relacionar directamente aptitudes del área de la computación con otras ciencias y disciplinas académicas relevantes a sus propias experiencias.</w:t>
        </w:r>
      </w:ins>
    </w:p>
    <w:p w14:paraId="27749288" w14:textId="77777777" w:rsidR="00BC13F6" w:rsidRDefault="00BC13F6" w:rsidP="00BC13F6">
      <w:pPr>
        <w:numPr>
          <w:ilvl w:val="0"/>
          <w:numId w:val="2"/>
        </w:numPr>
        <w:jc w:val="both"/>
        <w:rPr>
          <w:ins w:id="214" w:author="Javier Ebers" w:date="2016-04-18T13:57:00Z"/>
          <w:rFonts w:ascii="Bookman Old Style" w:hAnsi="Bookman Old Style"/>
          <w:sz w:val="24"/>
          <w:szCs w:val="24"/>
        </w:rPr>
      </w:pPr>
      <w:r>
        <w:rPr>
          <w:rFonts w:ascii="Bookman Old Style" w:hAnsi="Bookman Old Style"/>
          <w:sz w:val="24"/>
          <w:szCs w:val="24"/>
        </w:rPr>
        <w:t xml:space="preserve">Que los alumnos aprendan conceptos de abstracción, descomposición, algoritmo y su construcción a partir de </w:t>
      </w:r>
      <w:ins w:id="215" w:author="Javier Ebers" w:date="2016-04-18T13:57:00Z">
        <w:r>
          <w:rPr>
            <w:rFonts w:ascii="Bookman Old Style" w:hAnsi="Bookman Old Style"/>
            <w:sz w:val="24"/>
            <w:szCs w:val="24"/>
          </w:rPr>
          <w:t xml:space="preserve">estructuras básicas de un lenguaje de programación procedural, como son las variables, </w:t>
        </w:r>
      </w:ins>
      <w:r>
        <w:rPr>
          <w:rFonts w:ascii="Bookman Old Style" w:hAnsi="Bookman Old Style"/>
          <w:sz w:val="24"/>
          <w:szCs w:val="24"/>
        </w:rPr>
        <w:t xml:space="preserve">lógica, </w:t>
      </w:r>
      <w:ins w:id="216" w:author="Javier Ebers" w:date="2016-04-18T13:57:00Z">
        <w:r>
          <w:rPr>
            <w:rFonts w:ascii="Bookman Old Style" w:hAnsi="Bookman Old Style"/>
            <w:sz w:val="24"/>
            <w:szCs w:val="24"/>
          </w:rPr>
          <w:t>condicionales</w:t>
        </w:r>
      </w:ins>
      <w:r>
        <w:rPr>
          <w:rFonts w:ascii="Bookman Old Style" w:hAnsi="Bookman Old Style"/>
          <w:sz w:val="24"/>
          <w:szCs w:val="24"/>
        </w:rPr>
        <w:t xml:space="preserve"> y</w:t>
      </w:r>
      <w:ins w:id="217" w:author="Javier Ebers" w:date="2016-04-18T13:57:00Z">
        <w:r>
          <w:rPr>
            <w:rFonts w:ascii="Bookman Old Style" w:hAnsi="Bookman Old Style"/>
            <w:sz w:val="24"/>
            <w:szCs w:val="24"/>
          </w:rPr>
          <w:t xml:space="preserve"> ciclos</w:t>
        </w:r>
      </w:ins>
      <w:r>
        <w:rPr>
          <w:rFonts w:ascii="Bookman Old Style" w:hAnsi="Bookman Old Style"/>
          <w:sz w:val="24"/>
          <w:szCs w:val="24"/>
        </w:rPr>
        <w:t>.</w:t>
      </w:r>
    </w:p>
    <w:p w14:paraId="669B4459" w14:textId="486B2A20" w:rsidR="00B2555B" w:rsidRDefault="00B2555B">
      <w:pPr>
        <w:pStyle w:val="Prrafodelista"/>
        <w:numPr>
          <w:ilvl w:val="0"/>
          <w:numId w:val="2"/>
        </w:numPr>
        <w:jc w:val="both"/>
        <w:rPr>
          <w:ins w:id="218" w:author="Javier Ebers" w:date="2016-04-18T14:33:00Z"/>
          <w:rFonts w:ascii="Bookman Old Style" w:hAnsi="Bookman Old Style"/>
          <w:sz w:val="24"/>
          <w:szCs w:val="24"/>
        </w:rPr>
        <w:pPrChange w:id="219" w:author="Javier Ebers" w:date="2016-04-18T13:57:00Z">
          <w:pPr>
            <w:ind w:left="-851"/>
            <w:jc w:val="both"/>
          </w:pPr>
        </w:pPrChange>
      </w:pPr>
      <w:ins w:id="220" w:author="Javier Ebers" w:date="2016-04-18T13:57:00Z">
        <w:r w:rsidRPr="00B2555B">
          <w:rPr>
            <w:rFonts w:ascii="Bookman Old Style" w:hAnsi="Bookman Old Style"/>
            <w:sz w:val="24"/>
            <w:szCs w:val="24"/>
            <w:rPrChange w:id="221" w:author="Javier Ebers" w:date="2016-04-18T13:57:00Z">
              <w:rPr/>
            </w:rPrChange>
          </w:rPr>
          <w:t>Permitirle al alumno interactuar con simulaciones computacionales relativas a la solución de un problema en específico.</w:t>
        </w:r>
      </w:ins>
    </w:p>
    <w:p w14:paraId="24BCB454" w14:textId="77777777" w:rsidR="00DA0843" w:rsidRDefault="00DA0843">
      <w:pPr>
        <w:pStyle w:val="Prrafodelista"/>
        <w:jc w:val="both"/>
        <w:rPr>
          <w:ins w:id="222" w:author="Javier Ebers" w:date="2016-04-19T21:25:00Z"/>
          <w:rFonts w:ascii="Bookman Old Style" w:hAnsi="Bookman Old Style"/>
          <w:sz w:val="24"/>
          <w:szCs w:val="24"/>
          <w:u w:val="single"/>
        </w:rPr>
        <w:pPrChange w:id="223" w:author="Javier Ebers" w:date="2016-04-18T14:33:00Z">
          <w:pPr>
            <w:ind w:left="-851"/>
            <w:jc w:val="both"/>
          </w:pPr>
        </w:pPrChange>
      </w:pPr>
    </w:p>
    <w:p w14:paraId="491359D7" w14:textId="77777777" w:rsidR="00AF41C8" w:rsidRDefault="00AF41C8">
      <w:pPr>
        <w:pStyle w:val="Prrafodelista"/>
        <w:jc w:val="both"/>
        <w:rPr>
          <w:ins w:id="224" w:author="Javier Ebers" w:date="2016-04-19T21:25:00Z"/>
          <w:rFonts w:ascii="Bookman Old Style" w:hAnsi="Bookman Old Style"/>
          <w:sz w:val="24"/>
          <w:szCs w:val="24"/>
          <w:u w:val="single"/>
        </w:rPr>
        <w:pPrChange w:id="225" w:author="Javier Ebers" w:date="2016-04-18T14:33:00Z">
          <w:pPr>
            <w:ind w:left="-851"/>
            <w:jc w:val="both"/>
          </w:pPr>
        </w:pPrChange>
      </w:pPr>
    </w:p>
    <w:p w14:paraId="066A6EAA" w14:textId="77777777" w:rsidR="00AF41C8" w:rsidRDefault="00AF41C8">
      <w:pPr>
        <w:pStyle w:val="Prrafodelista"/>
        <w:jc w:val="both"/>
        <w:rPr>
          <w:ins w:id="226" w:author="Javier Ebers" w:date="2016-04-19T21:25:00Z"/>
          <w:rFonts w:ascii="Bookman Old Style" w:hAnsi="Bookman Old Style"/>
          <w:sz w:val="24"/>
          <w:szCs w:val="24"/>
          <w:u w:val="single"/>
        </w:rPr>
        <w:pPrChange w:id="227" w:author="Javier Ebers" w:date="2016-04-18T14:33:00Z">
          <w:pPr>
            <w:ind w:left="-851"/>
            <w:jc w:val="both"/>
          </w:pPr>
        </w:pPrChange>
      </w:pPr>
    </w:p>
    <w:p w14:paraId="3C243644" w14:textId="77777777" w:rsidR="00AF41C8" w:rsidRDefault="00AF41C8">
      <w:pPr>
        <w:pStyle w:val="Prrafodelista"/>
        <w:jc w:val="both"/>
        <w:rPr>
          <w:ins w:id="228" w:author="Javier Ebers" w:date="2016-04-19T21:25:00Z"/>
          <w:rFonts w:ascii="Bookman Old Style" w:hAnsi="Bookman Old Style"/>
          <w:sz w:val="24"/>
          <w:szCs w:val="24"/>
          <w:u w:val="single"/>
        </w:rPr>
        <w:pPrChange w:id="229" w:author="Javier Ebers" w:date="2016-04-18T14:33:00Z">
          <w:pPr>
            <w:ind w:left="-851"/>
            <w:jc w:val="both"/>
          </w:pPr>
        </w:pPrChange>
      </w:pPr>
    </w:p>
    <w:p w14:paraId="5442A59E" w14:textId="77777777" w:rsidR="00AF41C8" w:rsidRDefault="00AF41C8">
      <w:pPr>
        <w:pStyle w:val="Prrafodelista"/>
        <w:jc w:val="both"/>
        <w:rPr>
          <w:ins w:id="230" w:author="Javier Ebers" w:date="2016-04-19T21:25:00Z"/>
          <w:rFonts w:ascii="Bookman Old Style" w:hAnsi="Bookman Old Style"/>
          <w:sz w:val="24"/>
          <w:szCs w:val="24"/>
          <w:u w:val="single"/>
        </w:rPr>
        <w:pPrChange w:id="231" w:author="Javier Ebers" w:date="2016-04-18T14:33:00Z">
          <w:pPr>
            <w:ind w:left="-851"/>
            <w:jc w:val="both"/>
          </w:pPr>
        </w:pPrChange>
      </w:pPr>
    </w:p>
    <w:p w14:paraId="1BD89337" w14:textId="77777777" w:rsidR="00AF41C8" w:rsidRDefault="00AF41C8">
      <w:pPr>
        <w:pStyle w:val="Prrafodelista"/>
        <w:jc w:val="both"/>
        <w:rPr>
          <w:ins w:id="232" w:author="Javier Ebers" w:date="2016-04-19T21:25:00Z"/>
          <w:rFonts w:ascii="Bookman Old Style" w:hAnsi="Bookman Old Style"/>
          <w:sz w:val="24"/>
          <w:szCs w:val="24"/>
          <w:u w:val="single"/>
        </w:rPr>
        <w:pPrChange w:id="233" w:author="Javier Ebers" w:date="2016-04-18T14:33:00Z">
          <w:pPr>
            <w:ind w:left="-851"/>
            <w:jc w:val="both"/>
          </w:pPr>
        </w:pPrChange>
      </w:pPr>
    </w:p>
    <w:p w14:paraId="5E945F46" w14:textId="77777777" w:rsidR="00AF41C8" w:rsidRDefault="00AF41C8">
      <w:pPr>
        <w:pStyle w:val="Prrafodelista"/>
        <w:jc w:val="both"/>
        <w:rPr>
          <w:ins w:id="234" w:author="Javier Ebers" w:date="2016-04-19T21:25:00Z"/>
          <w:rFonts w:ascii="Bookman Old Style" w:hAnsi="Bookman Old Style"/>
          <w:sz w:val="24"/>
          <w:szCs w:val="24"/>
          <w:u w:val="single"/>
        </w:rPr>
        <w:pPrChange w:id="235" w:author="Javier Ebers" w:date="2016-04-18T14:33:00Z">
          <w:pPr>
            <w:ind w:left="-851"/>
            <w:jc w:val="both"/>
          </w:pPr>
        </w:pPrChange>
      </w:pPr>
    </w:p>
    <w:p w14:paraId="7D17E667" w14:textId="77777777" w:rsidR="00AF41C8" w:rsidRDefault="00AF41C8">
      <w:pPr>
        <w:pStyle w:val="Prrafodelista"/>
        <w:jc w:val="both"/>
        <w:rPr>
          <w:ins w:id="236" w:author="Javier Ebers" w:date="2016-04-19T21:25:00Z"/>
          <w:rFonts w:ascii="Bookman Old Style" w:hAnsi="Bookman Old Style"/>
          <w:sz w:val="24"/>
          <w:szCs w:val="24"/>
          <w:u w:val="single"/>
        </w:rPr>
        <w:pPrChange w:id="237" w:author="Javier Ebers" w:date="2016-04-18T14:33:00Z">
          <w:pPr>
            <w:ind w:left="-851"/>
            <w:jc w:val="both"/>
          </w:pPr>
        </w:pPrChange>
      </w:pPr>
    </w:p>
    <w:p w14:paraId="18EF05CA" w14:textId="77777777" w:rsidR="00AF41C8" w:rsidRDefault="00AF41C8" w:rsidP="00BC13F6">
      <w:pPr>
        <w:pStyle w:val="Prrafodelista"/>
        <w:jc w:val="both"/>
        <w:rPr>
          <w:rFonts w:ascii="Bookman Old Style" w:hAnsi="Bookman Old Style"/>
          <w:sz w:val="24"/>
          <w:szCs w:val="24"/>
          <w:u w:val="single"/>
        </w:rPr>
      </w:pPr>
    </w:p>
    <w:p w14:paraId="3E262720" w14:textId="77777777" w:rsidR="00BC13F6" w:rsidRDefault="00BC13F6" w:rsidP="00BC13F6">
      <w:pPr>
        <w:pStyle w:val="Prrafodelista"/>
        <w:jc w:val="both"/>
        <w:rPr>
          <w:rFonts w:ascii="Bookman Old Style" w:hAnsi="Bookman Old Style"/>
          <w:sz w:val="24"/>
          <w:szCs w:val="24"/>
          <w:u w:val="single"/>
        </w:rPr>
      </w:pPr>
    </w:p>
    <w:p w14:paraId="58B7C78C" w14:textId="77777777" w:rsidR="00BC13F6" w:rsidRDefault="00BC13F6" w:rsidP="00BC13F6">
      <w:pPr>
        <w:pStyle w:val="Prrafodelista"/>
        <w:jc w:val="both"/>
        <w:rPr>
          <w:rFonts w:ascii="Bookman Old Style" w:hAnsi="Bookman Old Style"/>
          <w:sz w:val="24"/>
          <w:szCs w:val="24"/>
          <w:u w:val="single"/>
        </w:rPr>
      </w:pPr>
    </w:p>
    <w:p w14:paraId="1D6F264B" w14:textId="77777777" w:rsidR="00BC13F6" w:rsidRDefault="00BC13F6" w:rsidP="00BC13F6">
      <w:pPr>
        <w:pStyle w:val="Prrafodelista"/>
        <w:jc w:val="both"/>
        <w:rPr>
          <w:rFonts w:ascii="Bookman Old Style" w:hAnsi="Bookman Old Style"/>
          <w:sz w:val="24"/>
          <w:szCs w:val="24"/>
          <w:u w:val="single"/>
        </w:rPr>
      </w:pPr>
    </w:p>
    <w:p w14:paraId="4C1CDC51" w14:textId="77777777" w:rsidR="00BC13F6" w:rsidRDefault="00BC13F6">
      <w:pPr>
        <w:pStyle w:val="Prrafodelista"/>
        <w:jc w:val="both"/>
        <w:rPr>
          <w:ins w:id="238" w:author="Javier Ebers" w:date="2016-04-19T21:25:00Z"/>
          <w:rFonts w:ascii="Bookman Old Style" w:hAnsi="Bookman Old Style"/>
          <w:sz w:val="24"/>
          <w:szCs w:val="24"/>
          <w:u w:val="single"/>
        </w:rPr>
        <w:pPrChange w:id="239" w:author="Javier Ebers" w:date="2016-04-18T14:33:00Z">
          <w:pPr>
            <w:ind w:left="-851"/>
            <w:jc w:val="both"/>
          </w:pPr>
        </w:pPrChange>
      </w:pPr>
      <w:bookmarkStart w:id="240" w:name="_GoBack"/>
      <w:bookmarkEnd w:id="240"/>
    </w:p>
    <w:p w14:paraId="0F2B4563" w14:textId="77777777" w:rsidR="00AF41C8" w:rsidRPr="008369CD" w:rsidRDefault="00AF41C8">
      <w:pPr>
        <w:jc w:val="both"/>
        <w:rPr>
          <w:rFonts w:ascii="Bookman Old Style" w:hAnsi="Bookman Old Style"/>
          <w:sz w:val="24"/>
          <w:szCs w:val="24"/>
          <w:u w:val="single"/>
          <w:rPrChange w:id="241" w:author="Javier Ebers" w:date="2016-05-02T02:44:00Z">
            <w:rPr/>
          </w:rPrChange>
        </w:rPr>
        <w:pPrChange w:id="242" w:author="Javier Ebers" w:date="2016-05-02T02:44:00Z">
          <w:pPr>
            <w:ind w:left="-851"/>
            <w:jc w:val="both"/>
          </w:pPr>
        </w:pPrChange>
      </w:pPr>
    </w:p>
    <w:p w14:paraId="1740C62F" w14:textId="02B18102" w:rsidR="00E53710" w:rsidRDefault="00E53710">
      <w:pPr>
        <w:pStyle w:val="Ttulo1"/>
        <w:rPr>
          <w:ins w:id="243" w:author="Javier Ebers" w:date="2016-04-17T22:45:00Z"/>
        </w:rPr>
        <w:pPrChange w:id="244" w:author="Javier Ebers" w:date="2016-04-19T21:31:00Z">
          <w:pPr>
            <w:jc w:val="both"/>
          </w:pPr>
        </w:pPrChange>
      </w:pPr>
      <w:bookmarkStart w:id="245" w:name="_Toc455520351"/>
      <w:ins w:id="246" w:author="Javier Ebers" w:date="2016-04-17T22:45:00Z">
        <w:r>
          <w:lastRenderedPageBreak/>
          <w:t>CAPÍTULO II</w:t>
        </w:r>
        <w:bookmarkEnd w:id="245"/>
      </w:ins>
    </w:p>
    <w:p w14:paraId="0499D366" w14:textId="2E87AAE5" w:rsidR="00182801" w:rsidRDefault="00182801">
      <w:pPr>
        <w:pStyle w:val="Ttulo2"/>
        <w:pPrChange w:id="247" w:author="Javier Ebers" w:date="2016-04-19T21:11:00Z">
          <w:pPr>
            <w:jc w:val="both"/>
          </w:pPr>
        </w:pPrChange>
      </w:pPr>
      <w:bookmarkStart w:id="248" w:name="_Toc455520352"/>
      <w:r w:rsidRPr="00182801">
        <w:t>Alternativas de Solución</w:t>
      </w:r>
      <w:bookmarkEnd w:id="248"/>
    </w:p>
    <w:p w14:paraId="1C4F92F9" w14:textId="55EDE3CB" w:rsidR="003F16C4" w:rsidRDefault="003F16C4" w:rsidP="00182801">
      <w:pPr>
        <w:jc w:val="both"/>
        <w:rPr>
          <w:rFonts w:ascii="Bookman Old Style" w:hAnsi="Bookman Old Style"/>
          <w:sz w:val="24"/>
          <w:szCs w:val="24"/>
        </w:rPr>
      </w:pPr>
      <w:commentRangeStart w:id="249"/>
      <w:r w:rsidRPr="003F16C4">
        <w:rPr>
          <w:rFonts w:ascii="Bookman Old Style" w:hAnsi="Bookman Old Style"/>
          <w:sz w:val="24"/>
          <w:szCs w:val="24"/>
        </w:rPr>
        <w:t>Las alte</w:t>
      </w:r>
      <w:r>
        <w:rPr>
          <w:rFonts w:ascii="Bookman Old Style" w:hAnsi="Bookman Old Style"/>
          <w:sz w:val="24"/>
          <w:szCs w:val="24"/>
        </w:rPr>
        <w:t xml:space="preserve">rnativas que se pueden plantear para solucionar este problema parten por la preocupación o concientización de los responsables administrativos y docencia de las escuelas de la relevancia que tienen las ciencias de la computación en el desarrollo de los alumnos. Teniendo esto presente se debe capacitar y actualizar en las nuevas técnicas y métodos de enseñanza relacionadas al tema que hoy en día están cada vez tomando más fuerza y </w:t>
      </w:r>
      <w:del w:id="250" w:author="Javier Ebers" w:date="2016-04-10T17:25:00Z">
        <w:r w:rsidDel="00B2404A">
          <w:rPr>
            <w:rFonts w:ascii="Bookman Old Style" w:hAnsi="Bookman Old Style"/>
            <w:sz w:val="24"/>
            <w:szCs w:val="24"/>
          </w:rPr>
          <w:delText>relevancia</w:delText>
        </w:r>
      </w:del>
      <w:ins w:id="251" w:author="Javier Ebers" w:date="2016-04-10T17:25:00Z">
        <w:r w:rsidR="00B2404A">
          <w:rPr>
            <w:rFonts w:ascii="Bookman Old Style" w:hAnsi="Bookman Old Style"/>
            <w:sz w:val="24"/>
            <w:szCs w:val="24"/>
          </w:rPr>
          <w:t>presencia</w:t>
        </w:r>
      </w:ins>
      <w:r>
        <w:rPr>
          <w:rFonts w:ascii="Bookman Old Style" w:hAnsi="Bookman Old Style"/>
          <w:sz w:val="24"/>
          <w:szCs w:val="24"/>
        </w:rPr>
        <w:t>.</w:t>
      </w:r>
    </w:p>
    <w:p w14:paraId="33C626A9" w14:textId="77777777" w:rsidR="00280F36" w:rsidRDefault="003F16C4" w:rsidP="00182801">
      <w:pPr>
        <w:jc w:val="both"/>
        <w:rPr>
          <w:ins w:id="252" w:author="Javier Ebers" w:date="2016-04-10T17:28:00Z"/>
          <w:rFonts w:ascii="Bookman Old Style" w:hAnsi="Bookman Old Style"/>
          <w:sz w:val="24"/>
          <w:szCs w:val="24"/>
        </w:rPr>
      </w:pPr>
      <w:r>
        <w:rPr>
          <w:rFonts w:ascii="Bookman Old Style" w:hAnsi="Bookman Old Style"/>
          <w:sz w:val="24"/>
          <w:szCs w:val="24"/>
        </w:rPr>
        <w:t>Dentro de las propuestas existentes, nos encontramos con múltiples herramientas accesibles a través de internet, ya sean de pago o gratuitas, que facilitan el aprendizaje de los conceptos básicos de las ciencias de la computación en menor o mayor medida y que su uso radica básicamente en la motivación personal que tenga el usuario en aprender. Otra de las posibilidades es la instauración de clases de computación en la escuela de carácter obligatorio, para lo cual se requiere reestructurar la malla académica si aún no contenía dicho ramo y de docentes capacitados que cumplan con los conocimientos y aptitudes pedagógicas necesarias para cumplir este rol correctamente. De no existir como un ramo de carácter obligatorio, se podrían ofrecer talleres extra</w:t>
      </w:r>
      <w:r w:rsidR="00280F36">
        <w:rPr>
          <w:rFonts w:ascii="Bookman Old Style" w:hAnsi="Bookman Old Style"/>
          <w:sz w:val="24"/>
          <w:szCs w:val="24"/>
        </w:rPr>
        <w:t>-</w:t>
      </w:r>
      <w:r>
        <w:rPr>
          <w:rFonts w:ascii="Bookman Old Style" w:hAnsi="Bookman Old Style"/>
          <w:sz w:val="24"/>
          <w:szCs w:val="24"/>
        </w:rPr>
        <w:t>programáticos que suplan esta tarea</w:t>
      </w:r>
      <w:r w:rsidR="00280F36">
        <w:rPr>
          <w:rFonts w:ascii="Bookman Old Style" w:hAnsi="Bookman Old Style"/>
          <w:sz w:val="24"/>
          <w:szCs w:val="24"/>
        </w:rPr>
        <w:t xml:space="preserve"> pedagógica, pero al igual que en otras opciones, la asistencia y perseverancia de los alumnos en estos mismos va a depender del grado de conocimiento y motivación previa que estos posean sobre el tema. Estas alternativas tal como se presentan, no logran cumplir con las necesidades presentadas en las escuelas y en el sistema de educación actual.</w:t>
      </w:r>
      <w:commentRangeEnd w:id="249"/>
      <w:r w:rsidR="002F5C7C">
        <w:rPr>
          <w:rStyle w:val="Refdecomentario"/>
        </w:rPr>
        <w:commentReference w:id="249"/>
      </w:r>
    </w:p>
    <w:p w14:paraId="317B0C9B" w14:textId="77777777" w:rsidR="007C3B26" w:rsidRDefault="007C3B26" w:rsidP="00182801">
      <w:pPr>
        <w:jc w:val="both"/>
        <w:rPr>
          <w:ins w:id="253" w:author="Javier Ebers" w:date="2016-04-19T21:25:00Z"/>
          <w:rFonts w:ascii="Bookman Old Style" w:hAnsi="Bookman Old Style"/>
          <w:sz w:val="24"/>
          <w:szCs w:val="24"/>
        </w:rPr>
      </w:pPr>
    </w:p>
    <w:p w14:paraId="0A11A323" w14:textId="77777777" w:rsidR="00AF41C8" w:rsidRDefault="00AF41C8" w:rsidP="00182801">
      <w:pPr>
        <w:jc w:val="both"/>
        <w:rPr>
          <w:ins w:id="254" w:author="Javier Ebers" w:date="2016-04-19T21:25:00Z"/>
          <w:rFonts w:ascii="Bookman Old Style" w:hAnsi="Bookman Old Style"/>
          <w:sz w:val="24"/>
          <w:szCs w:val="24"/>
        </w:rPr>
      </w:pPr>
    </w:p>
    <w:p w14:paraId="5EE4DF54" w14:textId="77777777" w:rsidR="00AF41C8" w:rsidRDefault="00AF41C8" w:rsidP="00182801">
      <w:pPr>
        <w:jc w:val="both"/>
        <w:rPr>
          <w:ins w:id="255" w:author="Javier Ebers" w:date="2016-04-19T21:25:00Z"/>
          <w:rFonts w:ascii="Bookman Old Style" w:hAnsi="Bookman Old Style"/>
          <w:sz w:val="24"/>
          <w:szCs w:val="24"/>
        </w:rPr>
      </w:pPr>
    </w:p>
    <w:p w14:paraId="0D5872C2" w14:textId="77777777" w:rsidR="00AF41C8" w:rsidRDefault="00AF41C8" w:rsidP="00182801">
      <w:pPr>
        <w:jc w:val="both"/>
        <w:rPr>
          <w:ins w:id="256" w:author="Javier Ebers" w:date="2016-04-19T21:25:00Z"/>
          <w:rFonts w:ascii="Bookman Old Style" w:hAnsi="Bookman Old Style"/>
          <w:sz w:val="24"/>
          <w:szCs w:val="24"/>
        </w:rPr>
      </w:pPr>
    </w:p>
    <w:p w14:paraId="15373CC5" w14:textId="77777777" w:rsidR="00AF41C8" w:rsidRDefault="00AF41C8" w:rsidP="00182801">
      <w:pPr>
        <w:jc w:val="both"/>
        <w:rPr>
          <w:ins w:id="257" w:author="Javier Ebers" w:date="2016-04-19T21:25:00Z"/>
          <w:rFonts w:ascii="Bookman Old Style" w:hAnsi="Bookman Old Style"/>
          <w:sz w:val="24"/>
          <w:szCs w:val="24"/>
        </w:rPr>
      </w:pPr>
    </w:p>
    <w:p w14:paraId="0322FF34" w14:textId="77777777" w:rsidR="00AF41C8" w:rsidRDefault="00AF41C8" w:rsidP="00182801">
      <w:pPr>
        <w:jc w:val="both"/>
        <w:rPr>
          <w:ins w:id="258" w:author="Javier Ebers" w:date="2016-04-19T21:25:00Z"/>
          <w:rFonts w:ascii="Bookman Old Style" w:hAnsi="Bookman Old Style"/>
          <w:sz w:val="24"/>
          <w:szCs w:val="24"/>
        </w:rPr>
      </w:pPr>
    </w:p>
    <w:p w14:paraId="70A512C1" w14:textId="77777777" w:rsidR="00AF41C8" w:rsidRDefault="00AF41C8" w:rsidP="00182801">
      <w:pPr>
        <w:jc w:val="both"/>
        <w:rPr>
          <w:ins w:id="259" w:author="Javier Ebers" w:date="2016-04-19T21:25:00Z"/>
          <w:rFonts w:ascii="Bookman Old Style" w:hAnsi="Bookman Old Style"/>
          <w:sz w:val="24"/>
          <w:szCs w:val="24"/>
        </w:rPr>
      </w:pPr>
    </w:p>
    <w:p w14:paraId="07CD5E0B" w14:textId="77777777" w:rsidR="00AF41C8" w:rsidRDefault="00AF41C8" w:rsidP="00182801">
      <w:pPr>
        <w:jc w:val="both"/>
        <w:rPr>
          <w:ins w:id="260" w:author="Javier Ebers" w:date="2016-04-19T21:25:00Z"/>
          <w:rFonts w:ascii="Bookman Old Style" w:hAnsi="Bookman Old Style"/>
          <w:sz w:val="24"/>
          <w:szCs w:val="24"/>
        </w:rPr>
      </w:pPr>
    </w:p>
    <w:p w14:paraId="6C9D9400" w14:textId="77777777" w:rsidR="00AF41C8" w:rsidRDefault="00AF41C8" w:rsidP="00182801">
      <w:pPr>
        <w:jc w:val="both"/>
        <w:rPr>
          <w:ins w:id="261" w:author="Javier Ebers" w:date="2016-04-19T21:25:00Z"/>
          <w:rFonts w:ascii="Bookman Old Style" w:hAnsi="Bookman Old Style"/>
          <w:sz w:val="24"/>
          <w:szCs w:val="24"/>
        </w:rPr>
      </w:pPr>
    </w:p>
    <w:p w14:paraId="7443B331" w14:textId="77777777" w:rsidR="00AF41C8" w:rsidRDefault="00AF41C8" w:rsidP="00182801">
      <w:pPr>
        <w:jc w:val="both"/>
        <w:rPr>
          <w:ins w:id="262" w:author="Javier Ebers" w:date="2016-04-10T17:28:00Z"/>
          <w:rFonts w:ascii="Bookman Old Style" w:hAnsi="Bookman Old Style"/>
          <w:sz w:val="24"/>
          <w:szCs w:val="24"/>
        </w:rPr>
      </w:pPr>
    </w:p>
    <w:tbl>
      <w:tblPr>
        <w:tblStyle w:val="Tablaconcuadrcula"/>
        <w:tblW w:w="9873" w:type="dxa"/>
        <w:tblInd w:w="-318" w:type="dxa"/>
        <w:tblLook w:val="04A0" w:firstRow="1" w:lastRow="0" w:firstColumn="1" w:lastColumn="0" w:noHBand="0" w:noVBand="1"/>
        <w:tblPrChange w:id="263" w:author="Javier Ebers" w:date="2016-04-11T01:07:00Z">
          <w:tblPr>
            <w:tblStyle w:val="Tablaconcuadrcula"/>
            <w:tblW w:w="0" w:type="auto"/>
            <w:tblLook w:val="04A0" w:firstRow="1" w:lastRow="0" w:firstColumn="1" w:lastColumn="0" w:noHBand="0" w:noVBand="1"/>
          </w:tblPr>
        </w:tblPrChange>
      </w:tblPr>
      <w:tblGrid>
        <w:gridCol w:w="2411"/>
        <w:gridCol w:w="4678"/>
        <w:gridCol w:w="2784"/>
        <w:tblGridChange w:id="264">
          <w:tblGrid>
            <w:gridCol w:w="2992"/>
            <w:gridCol w:w="2993"/>
            <w:gridCol w:w="2993"/>
          </w:tblGrid>
        </w:tblGridChange>
      </w:tblGrid>
      <w:tr w:rsidR="007C3B26" w14:paraId="22E7B14D" w14:textId="77777777" w:rsidTr="00C149F3">
        <w:trPr>
          <w:trHeight w:val="271"/>
          <w:ins w:id="265" w:author="Javier Ebers" w:date="2016-04-10T17:29:00Z"/>
        </w:trPr>
        <w:tc>
          <w:tcPr>
            <w:tcW w:w="2411" w:type="dxa"/>
            <w:tcPrChange w:id="266" w:author="Javier Ebers" w:date="2016-04-11T01:07:00Z">
              <w:tcPr>
                <w:tcW w:w="2992" w:type="dxa"/>
              </w:tcPr>
            </w:tcPrChange>
          </w:tcPr>
          <w:p w14:paraId="3E87DDAB" w14:textId="462A38FA" w:rsidR="007C3B26" w:rsidRDefault="007C3B26" w:rsidP="00182801">
            <w:pPr>
              <w:jc w:val="both"/>
              <w:rPr>
                <w:ins w:id="267" w:author="Javier Ebers" w:date="2016-04-10T17:29:00Z"/>
                <w:rFonts w:ascii="Bookman Old Style" w:hAnsi="Bookman Old Style"/>
                <w:sz w:val="24"/>
                <w:szCs w:val="24"/>
              </w:rPr>
            </w:pPr>
            <w:ins w:id="268" w:author="Javier Ebers" w:date="2016-04-10T17:29:00Z">
              <w:r>
                <w:rPr>
                  <w:rFonts w:ascii="Bookman Old Style" w:hAnsi="Bookman Old Style"/>
                  <w:sz w:val="24"/>
                  <w:szCs w:val="24"/>
                </w:rPr>
                <w:lastRenderedPageBreak/>
                <w:t>Alternativa</w:t>
              </w:r>
            </w:ins>
          </w:p>
        </w:tc>
        <w:tc>
          <w:tcPr>
            <w:tcW w:w="4678" w:type="dxa"/>
            <w:tcPrChange w:id="269" w:author="Javier Ebers" w:date="2016-04-11T01:07:00Z">
              <w:tcPr>
                <w:tcW w:w="2993" w:type="dxa"/>
              </w:tcPr>
            </w:tcPrChange>
          </w:tcPr>
          <w:p w14:paraId="7D4FC222" w14:textId="5CD89BC5" w:rsidR="007C3B26" w:rsidRDefault="007C3B26" w:rsidP="00182801">
            <w:pPr>
              <w:jc w:val="both"/>
              <w:rPr>
                <w:ins w:id="270" w:author="Javier Ebers" w:date="2016-04-10T17:29:00Z"/>
                <w:rFonts w:ascii="Bookman Old Style" w:hAnsi="Bookman Old Style"/>
                <w:sz w:val="24"/>
                <w:szCs w:val="24"/>
              </w:rPr>
            </w:pPr>
            <w:ins w:id="271" w:author="Javier Ebers" w:date="2016-04-10T17:29:00Z">
              <w:r>
                <w:rPr>
                  <w:rFonts w:ascii="Bookman Old Style" w:hAnsi="Bookman Old Style"/>
                  <w:sz w:val="24"/>
                  <w:szCs w:val="24"/>
                </w:rPr>
                <w:t>Modalidad</w:t>
              </w:r>
            </w:ins>
          </w:p>
        </w:tc>
        <w:tc>
          <w:tcPr>
            <w:tcW w:w="2784" w:type="dxa"/>
            <w:tcPrChange w:id="272" w:author="Javier Ebers" w:date="2016-04-11T01:07:00Z">
              <w:tcPr>
                <w:tcW w:w="2993" w:type="dxa"/>
              </w:tcPr>
            </w:tcPrChange>
          </w:tcPr>
          <w:p w14:paraId="77D78A75" w14:textId="7CDCC34F" w:rsidR="007C3B26" w:rsidRDefault="007C3B26" w:rsidP="00182801">
            <w:pPr>
              <w:jc w:val="both"/>
              <w:rPr>
                <w:ins w:id="273" w:author="Javier Ebers" w:date="2016-04-10T17:29:00Z"/>
                <w:rFonts w:ascii="Bookman Old Style" w:hAnsi="Bookman Old Style"/>
                <w:sz w:val="24"/>
                <w:szCs w:val="24"/>
              </w:rPr>
            </w:pPr>
            <w:ins w:id="274" w:author="Javier Ebers" w:date="2016-04-10T17:29:00Z">
              <w:r>
                <w:rPr>
                  <w:rFonts w:ascii="Bookman Old Style" w:hAnsi="Bookman Old Style"/>
                  <w:sz w:val="24"/>
                  <w:szCs w:val="24"/>
                </w:rPr>
                <w:t>Ejemplos</w:t>
              </w:r>
            </w:ins>
          </w:p>
        </w:tc>
      </w:tr>
      <w:tr w:rsidR="007C3B26" w:rsidRPr="007E3CE6" w14:paraId="48DBD824" w14:textId="77777777" w:rsidTr="00C149F3">
        <w:trPr>
          <w:trHeight w:val="3686"/>
          <w:ins w:id="275" w:author="Javier Ebers" w:date="2016-04-10T17:29:00Z"/>
        </w:trPr>
        <w:tc>
          <w:tcPr>
            <w:tcW w:w="2411" w:type="dxa"/>
            <w:tcPrChange w:id="276" w:author="Javier Ebers" w:date="2016-04-11T01:07:00Z">
              <w:tcPr>
                <w:tcW w:w="2992" w:type="dxa"/>
              </w:tcPr>
            </w:tcPrChange>
          </w:tcPr>
          <w:p w14:paraId="2D89A81F" w14:textId="3880821F" w:rsidR="007C3B26" w:rsidRDefault="000D20CA">
            <w:pPr>
              <w:rPr>
                <w:ins w:id="277" w:author="Javier Ebers" w:date="2016-04-10T17:29:00Z"/>
                <w:rFonts w:ascii="Bookman Old Style" w:hAnsi="Bookman Old Style"/>
                <w:sz w:val="24"/>
                <w:szCs w:val="24"/>
              </w:rPr>
              <w:pPrChange w:id="278" w:author="Javier Ebers" w:date="2016-04-10T17:35:00Z">
                <w:pPr>
                  <w:spacing w:after="160" w:line="259" w:lineRule="auto"/>
                  <w:jc w:val="both"/>
                </w:pPr>
              </w:pPrChange>
            </w:pPr>
            <w:ins w:id="279" w:author="Javier Ebers" w:date="2016-04-10T17:34:00Z">
              <w:r>
                <w:rPr>
                  <w:rFonts w:ascii="Bookman Old Style" w:hAnsi="Bookman Old Style"/>
                  <w:sz w:val="24"/>
                  <w:szCs w:val="24"/>
                </w:rPr>
                <w:t>Recursos de enseñanza on-line</w:t>
              </w:r>
            </w:ins>
          </w:p>
        </w:tc>
        <w:tc>
          <w:tcPr>
            <w:tcW w:w="4678" w:type="dxa"/>
            <w:tcPrChange w:id="280" w:author="Javier Ebers" w:date="2016-04-11T01:07:00Z">
              <w:tcPr>
                <w:tcW w:w="2993" w:type="dxa"/>
              </w:tcPr>
            </w:tcPrChange>
          </w:tcPr>
          <w:p w14:paraId="15037C3D" w14:textId="34B66266" w:rsidR="007C3B26" w:rsidRDefault="000D20CA">
            <w:pPr>
              <w:rPr>
                <w:ins w:id="281" w:author="Javier Ebers" w:date="2016-04-10T17:29:00Z"/>
                <w:rFonts w:ascii="Bookman Old Style" w:hAnsi="Bookman Old Style"/>
                <w:sz w:val="24"/>
                <w:szCs w:val="24"/>
              </w:rPr>
              <w:pPrChange w:id="282" w:author="Javier Ebers" w:date="2016-04-10T17:58:00Z">
                <w:pPr>
                  <w:spacing w:after="160" w:line="259" w:lineRule="auto"/>
                  <w:jc w:val="both"/>
                </w:pPr>
              </w:pPrChange>
            </w:pPr>
            <w:ins w:id="283" w:author="Javier Ebers" w:date="2016-04-10T17:32:00Z">
              <w:r>
                <w:rPr>
                  <w:rFonts w:ascii="Bookman Old Style" w:hAnsi="Bookman Old Style"/>
                  <w:sz w:val="24"/>
                  <w:szCs w:val="24"/>
                </w:rPr>
                <w:t>Herramientas que facilitan el aprendizaje o cursos online de car</w:t>
              </w:r>
            </w:ins>
            <w:ins w:id="284" w:author="Javier Ebers" w:date="2016-04-10T17:33:00Z">
              <w:r>
                <w:rPr>
                  <w:rFonts w:ascii="Bookman Old Style" w:hAnsi="Bookman Old Style"/>
                  <w:sz w:val="24"/>
                  <w:szCs w:val="24"/>
                </w:rPr>
                <w:t xml:space="preserve">ácter gratuito o de pago, accesibles mediante internet y en </w:t>
              </w:r>
            </w:ins>
            <w:ins w:id="285" w:author="Javier Ebers" w:date="2016-04-10T17:36:00Z">
              <w:r>
                <w:rPr>
                  <w:rFonts w:ascii="Bookman Old Style" w:hAnsi="Bookman Old Style"/>
                  <w:sz w:val="24"/>
                  <w:szCs w:val="24"/>
                </w:rPr>
                <w:t xml:space="preserve">ocasiones, </w:t>
              </w:r>
            </w:ins>
            <w:ins w:id="286" w:author="Javier Ebers" w:date="2016-04-10T17:37:00Z">
              <w:r>
                <w:rPr>
                  <w:rFonts w:ascii="Bookman Old Style" w:hAnsi="Bookman Old Style"/>
                  <w:sz w:val="24"/>
                  <w:szCs w:val="24"/>
                </w:rPr>
                <w:t xml:space="preserve">disponibles en </w:t>
              </w:r>
            </w:ins>
            <w:ins w:id="287" w:author="Javier Ebers" w:date="2016-04-10T17:33:00Z">
              <w:r>
                <w:rPr>
                  <w:rFonts w:ascii="Bookman Old Style" w:hAnsi="Bookman Old Style"/>
                  <w:sz w:val="24"/>
                  <w:szCs w:val="24"/>
                </w:rPr>
                <w:t>múltiples lenguajes incluyendo el español.</w:t>
              </w:r>
            </w:ins>
            <w:ins w:id="288" w:author="Javier Ebers" w:date="2016-04-10T17:53:00Z">
              <w:r w:rsidR="00EA5E1C">
                <w:rPr>
                  <w:rFonts w:ascii="Bookman Old Style" w:hAnsi="Bookman Old Style"/>
                  <w:sz w:val="24"/>
                  <w:szCs w:val="24"/>
                </w:rPr>
                <w:t xml:space="preserve"> </w:t>
              </w:r>
            </w:ins>
            <w:ins w:id="289" w:author="Javier Ebers" w:date="2016-04-10T17:57:00Z">
              <w:r w:rsidR="00EA5E1C">
                <w:rPr>
                  <w:rFonts w:ascii="Bookman Old Style" w:hAnsi="Bookman Old Style"/>
                  <w:sz w:val="24"/>
                  <w:szCs w:val="24"/>
                </w:rPr>
                <w:t>L</w:t>
              </w:r>
            </w:ins>
            <w:ins w:id="290" w:author="Juan Felipe Calderon Maureira" w:date="2016-04-13T12:14:00Z">
              <w:r w:rsidR="00DE6B99">
                <w:rPr>
                  <w:rFonts w:ascii="Bookman Old Style" w:hAnsi="Bookman Old Style"/>
                  <w:sz w:val="24"/>
                  <w:szCs w:val="24"/>
                </w:rPr>
                <w:t>a</w:t>
              </w:r>
            </w:ins>
            <w:ins w:id="291" w:author="Javier Ebers" w:date="2016-04-10T17:57:00Z">
              <w:r w:rsidR="00EA5E1C">
                <w:rPr>
                  <w:rFonts w:ascii="Bookman Old Style" w:hAnsi="Bookman Old Style"/>
                  <w:sz w:val="24"/>
                  <w:szCs w:val="24"/>
                </w:rPr>
                <w:t xml:space="preserve"> inscripci</w:t>
              </w:r>
            </w:ins>
            <w:ins w:id="292" w:author="Javier Ebers" w:date="2016-04-10T17:58:00Z">
              <w:r w:rsidR="00EA5E1C">
                <w:rPr>
                  <w:rFonts w:ascii="Bookman Old Style" w:hAnsi="Bookman Old Style"/>
                  <w:sz w:val="24"/>
                  <w:szCs w:val="24"/>
                </w:rPr>
                <w:t>ón a e</w:t>
              </w:r>
              <w:r w:rsidR="00952564">
                <w:rPr>
                  <w:rFonts w:ascii="Bookman Old Style" w:hAnsi="Bookman Old Style"/>
                  <w:sz w:val="24"/>
                  <w:szCs w:val="24"/>
                </w:rPr>
                <w:t>stos servicios educacionales es voluntario</w:t>
              </w:r>
              <w:r w:rsidR="00EA5E1C">
                <w:rPr>
                  <w:rFonts w:ascii="Bookman Old Style" w:hAnsi="Bookman Old Style"/>
                  <w:sz w:val="24"/>
                  <w:szCs w:val="24"/>
                </w:rPr>
                <w:t xml:space="preserve"> y radican en la motivación personal</w:t>
              </w:r>
            </w:ins>
            <w:ins w:id="293" w:author="Javier Ebers" w:date="2016-04-10T17:59:00Z">
              <w:r w:rsidR="00EA5E1C">
                <w:rPr>
                  <w:rFonts w:ascii="Bookman Old Style" w:hAnsi="Bookman Old Style"/>
                  <w:sz w:val="24"/>
                  <w:szCs w:val="24"/>
                </w:rPr>
                <w:t xml:space="preserve"> a estos temas</w:t>
              </w:r>
            </w:ins>
            <w:ins w:id="294" w:author="Javier Ebers" w:date="2016-04-10T17:58:00Z">
              <w:r w:rsidR="00EA5E1C">
                <w:rPr>
                  <w:rFonts w:ascii="Bookman Old Style" w:hAnsi="Bookman Old Style"/>
                  <w:sz w:val="24"/>
                  <w:szCs w:val="24"/>
                </w:rPr>
                <w:t>.</w:t>
              </w:r>
            </w:ins>
          </w:p>
        </w:tc>
        <w:tc>
          <w:tcPr>
            <w:tcW w:w="2784" w:type="dxa"/>
            <w:tcPrChange w:id="295" w:author="Javier Ebers" w:date="2016-04-11T01:07:00Z">
              <w:tcPr>
                <w:tcW w:w="2993" w:type="dxa"/>
              </w:tcPr>
            </w:tcPrChange>
          </w:tcPr>
          <w:p w14:paraId="52DE50A9" w14:textId="77777777" w:rsidR="000D20CA" w:rsidRPr="00DE6B99" w:rsidRDefault="000D20CA">
            <w:pPr>
              <w:rPr>
                <w:ins w:id="296" w:author="Javier Ebers" w:date="2016-04-10T18:10:00Z"/>
                <w:rFonts w:ascii="Bookman Old Style" w:hAnsi="Bookman Old Style"/>
                <w:sz w:val="24"/>
                <w:szCs w:val="24"/>
                <w:lang w:val="en-US"/>
                <w:rPrChange w:id="297" w:author="Juan Felipe Calderon Maureira" w:date="2016-04-13T12:14:00Z">
                  <w:rPr>
                    <w:ins w:id="298" w:author="Javier Ebers" w:date="2016-04-10T18:10:00Z"/>
                    <w:rFonts w:ascii="Bookman Old Style" w:hAnsi="Bookman Old Style"/>
                    <w:sz w:val="24"/>
                    <w:szCs w:val="24"/>
                  </w:rPr>
                </w:rPrChange>
              </w:rPr>
              <w:pPrChange w:id="299" w:author="Javier Ebers" w:date="2016-04-10T17:35:00Z">
                <w:pPr>
                  <w:spacing w:after="160" w:line="259" w:lineRule="auto"/>
                  <w:jc w:val="both"/>
                </w:pPr>
              </w:pPrChange>
            </w:pPr>
            <w:ins w:id="300" w:author="Javier Ebers" w:date="2016-04-10T17:32:00Z">
              <w:r w:rsidRPr="00DE6B99">
                <w:rPr>
                  <w:rFonts w:ascii="Bookman Old Style" w:hAnsi="Bookman Old Style"/>
                  <w:sz w:val="24"/>
                  <w:szCs w:val="24"/>
                  <w:lang w:val="en-US"/>
                  <w:rPrChange w:id="301" w:author="Juan Felipe Calderon Maureira" w:date="2016-04-13T12:14:00Z">
                    <w:rPr>
                      <w:rFonts w:ascii="Bookman Old Style" w:hAnsi="Bookman Old Style"/>
                      <w:sz w:val="24"/>
                      <w:szCs w:val="24"/>
                    </w:rPr>
                  </w:rPrChange>
                </w:rPr>
                <w:t>Code Academy</w:t>
              </w:r>
            </w:ins>
          </w:p>
          <w:p w14:paraId="74878767" w14:textId="77777777" w:rsidR="007A2EDE" w:rsidRPr="00DE6B99" w:rsidRDefault="007A2EDE">
            <w:pPr>
              <w:rPr>
                <w:ins w:id="302" w:author="Javier Ebers" w:date="2016-04-10T17:32:00Z"/>
                <w:rFonts w:ascii="Bookman Old Style" w:hAnsi="Bookman Old Style"/>
                <w:sz w:val="24"/>
                <w:szCs w:val="24"/>
                <w:lang w:val="en-US"/>
                <w:rPrChange w:id="303" w:author="Juan Felipe Calderon Maureira" w:date="2016-04-13T12:14:00Z">
                  <w:rPr>
                    <w:ins w:id="304" w:author="Javier Ebers" w:date="2016-04-10T17:32:00Z"/>
                    <w:rFonts w:ascii="Bookman Old Style" w:hAnsi="Bookman Old Style"/>
                    <w:sz w:val="24"/>
                    <w:szCs w:val="24"/>
                  </w:rPr>
                </w:rPrChange>
              </w:rPr>
              <w:pPrChange w:id="305" w:author="Javier Ebers" w:date="2016-04-10T17:35:00Z">
                <w:pPr>
                  <w:spacing w:after="160" w:line="259" w:lineRule="auto"/>
                  <w:jc w:val="both"/>
                </w:pPr>
              </w:pPrChange>
            </w:pPr>
          </w:p>
          <w:p w14:paraId="0548D212" w14:textId="77777777" w:rsidR="000D20CA" w:rsidRPr="00DE6B99" w:rsidRDefault="000D20CA">
            <w:pPr>
              <w:rPr>
                <w:ins w:id="306" w:author="Javier Ebers" w:date="2016-04-10T18:10:00Z"/>
                <w:rFonts w:ascii="Bookman Old Style" w:hAnsi="Bookman Old Style"/>
                <w:sz w:val="24"/>
                <w:szCs w:val="24"/>
                <w:lang w:val="en-US"/>
                <w:rPrChange w:id="307" w:author="Juan Felipe Calderon Maureira" w:date="2016-04-13T12:14:00Z">
                  <w:rPr>
                    <w:ins w:id="308" w:author="Javier Ebers" w:date="2016-04-10T18:10:00Z"/>
                    <w:rFonts w:ascii="Bookman Old Style" w:hAnsi="Bookman Old Style"/>
                    <w:sz w:val="24"/>
                    <w:szCs w:val="24"/>
                  </w:rPr>
                </w:rPrChange>
              </w:rPr>
              <w:pPrChange w:id="309" w:author="Javier Ebers" w:date="2016-04-10T17:35:00Z">
                <w:pPr>
                  <w:spacing w:after="160" w:line="259" w:lineRule="auto"/>
                  <w:jc w:val="both"/>
                </w:pPr>
              </w:pPrChange>
            </w:pPr>
            <w:ins w:id="310" w:author="Javier Ebers" w:date="2016-04-10T17:37:00Z">
              <w:r w:rsidRPr="00DE6B99">
                <w:rPr>
                  <w:rFonts w:ascii="Bookman Old Style" w:hAnsi="Bookman Old Style"/>
                  <w:sz w:val="24"/>
                  <w:szCs w:val="24"/>
                  <w:lang w:val="en-US"/>
                  <w:rPrChange w:id="311" w:author="Juan Felipe Calderon Maureira" w:date="2016-04-13T12:14:00Z">
                    <w:rPr>
                      <w:rFonts w:ascii="Bookman Old Style" w:hAnsi="Bookman Old Style"/>
                      <w:sz w:val="24"/>
                      <w:szCs w:val="24"/>
                    </w:rPr>
                  </w:rPrChange>
                </w:rPr>
                <w:t>Udacity</w:t>
              </w:r>
            </w:ins>
          </w:p>
          <w:p w14:paraId="0E626C2A" w14:textId="77777777" w:rsidR="007A2EDE" w:rsidRPr="00DE6B99" w:rsidRDefault="007A2EDE">
            <w:pPr>
              <w:rPr>
                <w:ins w:id="312" w:author="Javier Ebers" w:date="2016-04-10T17:37:00Z"/>
                <w:rFonts w:ascii="Bookman Old Style" w:hAnsi="Bookman Old Style"/>
                <w:sz w:val="24"/>
                <w:szCs w:val="24"/>
                <w:lang w:val="en-US"/>
                <w:rPrChange w:id="313" w:author="Juan Felipe Calderon Maureira" w:date="2016-04-13T12:14:00Z">
                  <w:rPr>
                    <w:ins w:id="314" w:author="Javier Ebers" w:date="2016-04-10T17:37:00Z"/>
                    <w:rFonts w:ascii="Bookman Old Style" w:hAnsi="Bookman Old Style"/>
                    <w:sz w:val="24"/>
                    <w:szCs w:val="24"/>
                  </w:rPr>
                </w:rPrChange>
              </w:rPr>
              <w:pPrChange w:id="315" w:author="Javier Ebers" w:date="2016-04-10T17:35:00Z">
                <w:pPr>
                  <w:spacing w:after="160" w:line="259" w:lineRule="auto"/>
                  <w:jc w:val="both"/>
                </w:pPr>
              </w:pPrChange>
            </w:pPr>
          </w:p>
          <w:p w14:paraId="01D952D1" w14:textId="77777777" w:rsidR="000D20CA" w:rsidRPr="00DE6B99" w:rsidRDefault="000D20CA">
            <w:pPr>
              <w:rPr>
                <w:ins w:id="316" w:author="Javier Ebers" w:date="2016-04-10T18:10:00Z"/>
                <w:rFonts w:ascii="Bookman Old Style" w:hAnsi="Bookman Old Style"/>
                <w:sz w:val="24"/>
                <w:szCs w:val="24"/>
                <w:lang w:val="en-US"/>
                <w:rPrChange w:id="317" w:author="Juan Felipe Calderon Maureira" w:date="2016-04-13T12:14:00Z">
                  <w:rPr>
                    <w:ins w:id="318" w:author="Javier Ebers" w:date="2016-04-10T18:10:00Z"/>
                    <w:rFonts w:ascii="Bookman Old Style" w:hAnsi="Bookman Old Style"/>
                    <w:sz w:val="24"/>
                    <w:szCs w:val="24"/>
                  </w:rPr>
                </w:rPrChange>
              </w:rPr>
              <w:pPrChange w:id="319" w:author="Javier Ebers" w:date="2016-04-10T17:37:00Z">
                <w:pPr>
                  <w:spacing w:after="160" w:line="259" w:lineRule="auto"/>
                  <w:jc w:val="both"/>
                </w:pPr>
              </w:pPrChange>
            </w:pPr>
            <w:ins w:id="320" w:author="Javier Ebers" w:date="2016-04-10T17:37:00Z">
              <w:r w:rsidRPr="00DE6B99">
                <w:rPr>
                  <w:rFonts w:ascii="Bookman Old Style" w:hAnsi="Bookman Old Style"/>
                  <w:sz w:val="24"/>
                  <w:szCs w:val="24"/>
                  <w:lang w:val="en-US"/>
                  <w:rPrChange w:id="321" w:author="Juan Felipe Calderon Maureira" w:date="2016-04-13T12:14:00Z">
                    <w:rPr>
                      <w:rFonts w:ascii="Bookman Old Style" w:hAnsi="Bookman Old Style"/>
                      <w:sz w:val="24"/>
                      <w:szCs w:val="24"/>
                    </w:rPr>
                  </w:rPrChange>
                </w:rPr>
                <w:t>Coursera</w:t>
              </w:r>
            </w:ins>
          </w:p>
          <w:p w14:paraId="70DC308A" w14:textId="77777777" w:rsidR="007A2EDE" w:rsidRPr="00DE6B99" w:rsidRDefault="007A2EDE">
            <w:pPr>
              <w:rPr>
                <w:ins w:id="322" w:author="Javier Ebers" w:date="2016-04-10T18:00:00Z"/>
                <w:rFonts w:ascii="Bookman Old Style" w:hAnsi="Bookman Old Style"/>
                <w:sz w:val="24"/>
                <w:szCs w:val="24"/>
                <w:lang w:val="en-US"/>
                <w:rPrChange w:id="323" w:author="Juan Felipe Calderon Maureira" w:date="2016-04-13T12:14:00Z">
                  <w:rPr>
                    <w:ins w:id="324" w:author="Javier Ebers" w:date="2016-04-10T18:00:00Z"/>
                    <w:rFonts w:ascii="Bookman Old Style" w:hAnsi="Bookman Old Style"/>
                    <w:sz w:val="24"/>
                    <w:szCs w:val="24"/>
                  </w:rPr>
                </w:rPrChange>
              </w:rPr>
              <w:pPrChange w:id="325" w:author="Javier Ebers" w:date="2016-04-10T17:37:00Z">
                <w:pPr>
                  <w:spacing w:after="160" w:line="259" w:lineRule="auto"/>
                  <w:jc w:val="both"/>
                </w:pPr>
              </w:pPrChange>
            </w:pPr>
          </w:p>
          <w:p w14:paraId="41C1F4DF" w14:textId="094AC909" w:rsidR="00EA5E1C" w:rsidRPr="00DE6B99" w:rsidRDefault="00EA5E1C">
            <w:pPr>
              <w:rPr>
                <w:ins w:id="326" w:author="Javier Ebers" w:date="2016-04-10T17:29:00Z"/>
                <w:rFonts w:ascii="Bookman Old Style" w:hAnsi="Bookman Old Style"/>
                <w:sz w:val="24"/>
                <w:szCs w:val="24"/>
                <w:lang w:val="en-US"/>
                <w:rPrChange w:id="327" w:author="Juan Felipe Calderon Maureira" w:date="2016-04-13T12:14:00Z">
                  <w:rPr>
                    <w:ins w:id="328" w:author="Javier Ebers" w:date="2016-04-10T17:29:00Z"/>
                    <w:rFonts w:ascii="Bookman Old Style" w:hAnsi="Bookman Old Style"/>
                    <w:sz w:val="24"/>
                    <w:szCs w:val="24"/>
                  </w:rPr>
                </w:rPrChange>
              </w:rPr>
              <w:pPrChange w:id="329" w:author="Javier Ebers" w:date="2016-04-10T17:37:00Z">
                <w:pPr>
                  <w:spacing w:after="160" w:line="259" w:lineRule="auto"/>
                  <w:jc w:val="both"/>
                </w:pPr>
              </w:pPrChange>
            </w:pPr>
            <w:ins w:id="330" w:author="Javier Ebers" w:date="2016-04-10T18:00:00Z">
              <w:r w:rsidRPr="00DE6B99">
                <w:rPr>
                  <w:rFonts w:ascii="Bookman Old Style" w:hAnsi="Bookman Old Style"/>
                  <w:sz w:val="24"/>
                  <w:szCs w:val="24"/>
                  <w:lang w:val="en-US"/>
                  <w:rPrChange w:id="331" w:author="Juan Felipe Calderon Maureira" w:date="2016-04-13T12:14:00Z">
                    <w:rPr>
                      <w:rFonts w:ascii="Bookman Old Style" w:hAnsi="Bookman Old Style"/>
                      <w:sz w:val="24"/>
                      <w:szCs w:val="24"/>
                    </w:rPr>
                  </w:rPrChange>
                </w:rPr>
                <w:t>Platzi</w:t>
              </w:r>
            </w:ins>
          </w:p>
        </w:tc>
      </w:tr>
      <w:tr w:rsidR="007C3B26" w14:paraId="48B18363" w14:textId="77777777" w:rsidTr="00C149F3">
        <w:trPr>
          <w:trHeight w:val="574"/>
          <w:ins w:id="332" w:author="Javier Ebers" w:date="2016-04-10T17:29:00Z"/>
        </w:trPr>
        <w:tc>
          <w:tcPr>
            <w:tcW w:w="2411" w:type="dxa"/>
            <w:tcPrChange w:id="333" w:author="Javier Ebers" w:date="2016-04-11T01:07:00Z">
              <w:tcPr>
                <w:tcW w:w="2992" w:type="dxa"/>
              </w:tcPr>
            </w:tcPrChange>
          </w:tcPr>
          <w:p w14:paraId="34FFC1B5" w14:textId="55AFA659" w:rsidR="007C3B26" w:rsidRDefault="000D20CA">
            <w:pPr>
              <w:rPr>
                <w:ins w:id="334" w:author="Javier Ebers" w:date="2016-04-10T17:29:00Z"/>
                <w:rFonts w:ascii="Bookman Old Style" w:hAnsi="Bookman Old Style"/>
                <w:sz w:val="24"/>
                <w:szCs w:val="24"/>
              </w:rPr>
              <w:pPrChange w:id="335" w:author="Javier Ebers" w:date="2016-04-10T17:35:00Z">
                <w:pPr>
                  <w:spacing w:after="160" w:line="259" w:lineRule="auto"/>
                  <w:jc w:val="both"/>
                </w:pPr>
              </w:pPrChange>
            </w:pPr>
            <w:ins w:id="336" w:author="Javier Ebers" w:date="2016-04-10T17:34:00Z">
              <w:r>
                <w:rPr>
                  <w:rFonts w:ascii="Bookman Old Style" w:hAnsi="Bookman Old Style"/>
                  <w:sz w:val="24"/>
                  <w:szCs w:val="24"/>
                </w:rPr>
                <w:t>Ramo de Computación en la Escuela</w:t>
              </w:r>
            </w:ins>
          </w:p>
        </w:tc>
        <w:tc>
          <w:tcPr>
            <w:tcW w:w="4678" w:type="dxa"/>
            <w:tcPrChange w:id="337" w:author="Javier Ebers" w:date="2016-04-11T01:07:00Z">
              <w:tcPr>
                <w:tcW w:w="2993" w:type="dxa"/>
              </w:tcPr>
            </w:tcPrChange>
          </w:tcPr>
          <w:p w14:paraId="52B7146B" w14:textId="1035B878" w:rsidR="007C3B26" w:rsidRDefault="00EA5E1C">
            <w:pPr>
              <w:rPr>
                <w:ins w:id="338" w:author="Javier Ebers" w:date="2016-04-10T17:29:00Z"/>
                <w:rFonts w:ascii="Bookman Old Style" w:hAnsi="Bookman Old Style"/>
                <w:sz w:val="24"/>
                <w:szCs w:val="24"/>
              </w:rPr>
              <w:pPrChange w:id="339" w:author="Javier Ebers" w:date="2016-04-10T17:35:00Z">
                <w:pPr>
                  <w:spacing w:after="160" w:line="259" w:lineRule="auto"/>
                  <w:jc w:val="both"/>
                </w:pPr>
              </w:pPrChange>
            </w:pPr>
            <w:ins w:id="340" w:author="Javier Ebers" w:date="2016-04-10T17:54:00Z">
              <w:r>
                <w:rPr>
                  <w:rFonts w:ascii="Bookman Old Style" w:hAnsi="Bookman Old Style"/>
                  <w:sz w:val="24"/>
                  <w:szCs w:val="24"/>
                </w:rPr>
                <w:t>Escuelas que en su malla curricular cuentan con al menos una hora académica destinada a la enseñanza de la computación</w:t>
              </w:r>
            </w:ins>
            <w:ins w:id="341" w:author="Javier Ebers" w:date="2016-04-10T17:57:00Z">
              <w:r>
                <w:rPr>
                  <w:rFonts w:ascii="Bookman Old Style" w:hAnsi="Bookman Old Style"/>
                  <w:sz w:val="24"/>
                  <w:szCs w:val="24"/>
                </w:rPr>
                <w:t xml:space="preserve"> de carácter obligatorio</w:t>
              </w:r>
            </w:ins>
            <w:ins w:id="342" w:author="Javier Ebers" w:date="2016-04-10T17:54:00Z">
              <w:r>
                <w:rPr>
                  <w:rFonts w:ascii="Bookman Old Style" w:hAnsi="Bookman Old Style"/>
                  <w:sz w:val="24"/>
                  <w:szCs w:val="24"/>
                </w:rPr>
                <w:t>. Los contenidos entregados en dicha clase quedan a criterio del profesor que imparte el curso.</w:t>
              </w:r>
            </w:ins>
          </w:p>
        </w:tc>
        <w:tc>
          <w:tcPr>
            <w:tcW w:w="2784" w:type="dxa"/>
            <w:tcPrChange w:id="343" w:author="Javier Ebers" w:date="2016-04-11T01:07:00Z">
              <w:tcPr>
                <w:tcW w:w="2993" w:type="dxa"/>
              </w:tcPr>
            </w:tcPrChange>
          </w:tcPr>
          <w:p w14:paraId="54973AA4" w14:textId="77777777" w:rsidR="007C3B26" w:rsidRDefault="007C3B26">
            <w:pPr>
              <w:rPr>
                <w:ins w:id="344" w:author="Javier Ebers" w:date="2016-04-10T17:29:00Z"/>
                <w:rFonts w:ascii="Bookman Old Style" w:hAnsi="Bookman Old Style"/>
                <w:sz w:val="24"/>
                <w:szCs w:val="24"/>
              </w:rPr>
              <w:pPrChange w:id="345" w:author="Javier Ebers" w:date="2016-04-10T17:35:00Z">
                <w:pPr>
                  <w:spacing w:after="160" w:line="259" w:lineRule="auto"/>
                  <w:jc w:val="both"/>
                </w:pPr>
              </w:pPrChange>
            </w:pPr>
          </w:p>
        </w:tc>
      </w:tr>
      <w:tr w:rsidR="007C3B26" w14:paraId="6DADF8AF" w14:textId="77777777" w:rsidTr="00C149F3">
        <w:trPr>
          <w:trHeight w:val="4547"/>
          <w:ins w:id="346" w:author="Javier Ebers" w:date="2016-04-10T17:29:00Z"/>
        </w:trPr>
        <w:tc>
          <w:tcPr>
            <w:tcW w:w="2411" w:type="dxa"/>
            <w:tcPrChange w:id="347" w:author="Javier Ebers" w:date="2016-04-11T01:07:00Z">
              <w:tcPr>
                <w:tcW w:w="2992" w:type="dxa"/>
              </w:tcPr>
            </w:tcPrChange>
          </w:tcPr>
          <w:p w14:paraId="5D0A56B0" w14:textId="350CA34C" w:rsidR="007C3B26" w:rsidRDefault="000D20CA">
            <w:pPr>
              <w:rPr>
                <w:ins w:id="348" w:author="Javier Ebers" w:date="2016-04-10T17:29:00Z"/>
                <w:rFonts w:ascii="Bookman Old Style" w:hAnsi="Bookman Old Style"/>
                <w:sz w:val="24"/>
                <w:szCs w:val="24"/>
              </w:rPr>
              <w:pPrChange w:id="349" w:author="Javier Ebers" w:date="2016-04-10T17:35:00Z">
                <w:pPr>
                  <w:spacing w:after="160" w:line="259" w:lineRule="auto"/>
                  <w:jc w:val="both"/>
                </w:pPr>
              </w:pPrChange>
            </w:pPr>
            <w:ins w:id="350" w:author="Javier Ebers" w:date="2016-04-10T17:34:00Z">
              <w:r>
                <w:rPr>
                  <w:rFonts w:ascii="Bookman Old Style" w:hAnsi="Bookman Old Style"/>
                  <w:sz w:val="24"/>
                  <w:szCs w:val="24"/>
                </w:rPr>
                <w:t>Talleres Extracurriculares</w:t>
              </w:r>
            </w:ins>
          </w:p>
        </w:tc>
        <w:tc>
          <w:tcPr>
            <w:tcW w:w="4678" w:type="dxa"/>
            <w:tcPrChange w:id="351" w:author="Javier Ebers" w:date="2016-04-11T01:07:00Z">
              <w:tcPr>
                <w:tcW w:w="2993" w:type="dxa"/>
              </w:tcPr>
            </w:tcPrChange>
          </w:tcPr>
          <w:p w14:paraId="70AC8317" w14:textId="6D8180EF" w:rsidR="007C3B26" w:rsidRDefault="00EA5E1C">
            <w:pPr>
              <w:rPr>
                <w:ins w:id="352" w:author="Javier Ebers" w:date="2016-04-10T17:29:00Z"/>
                <w:rFonts w:ascii="Bookman Old Style" w:hAnsi="Bookman Old Style"/>
                <w:sz w:val="24"/>
                <w:szCs w:val="24"/>
              </w:rPr>
              <w:pPrChange w:id="353" w:author="Javier Ebers" w:date="2016-04-10T18:00:00Z">
                <w:pPr>
                  <w:spacing w:after="160" w:line="259" w:lineRule="auto"/>
                  <w:jc w:val="both"/>
                </w:pPr>
              </w:pPrChange>
            </w:pPr>
            <w:ins w:id="354" w:author="Javier Ebers" w:date="2016-04-10T17:55:00Z">
              <w:r>
                <w:rPr>
                  <w:rFonts w:ascii="Bookman Old Style" w:hAnsi="Bookman Old Style"/>
                  <w:sz w:val="24"/>
                  <w:szCs w:val="24"/>
                </w:rPr>
                <w:t>Talleres realizados fuera del horario de clases establecido por la escuela</w:t>
              </w:r>
            </w:ins>
            <w:ins w:id="355" w:author="Javier Ebers" w:date="2016-04-10T17:57:00Z">
              <w:r>
                <w:rPr>
                  <w:rFonts w:ascii="Bookman Old Style" w:hAnsi="Bookman Old Style"/>
                  <w:sz w:val="24"/>
                  <w:szCs w:val="24"/>
                </w:rPr>
                <w:t xml:space="preserve"> y de carácter voluntario</w:t>
              </w:r>
            </w:ins>
            <w:ins w:id="356" w:author="Javier Ebers" w:date="2016-04-10T17:55:00Z">
              <w:r>
                <w:rPr>
                  <w:rFonts w:ascii="Bookman Old Style" w:hAnsi="Bookman Old Style"/>
                  <w:sz w:val="24"/>
                  <w:szCs w:val="24"/>
                </w:rPr>
                <w:t>, puede estar patrocinado por la misma entidad educativa o por otra como el proyecto Enlaces o Universidades</w:t>
              </w:r>
            </w:ins>
            <w:ins w:id="357" w:author="Javier Ebers" w:date="2016-04-11T01:08:00Z">
              <w:r w:rsidR="00B71549">
                <w:rPr>
                  <w:rFonts w:ascii="Bookman Old Style" w:hAnsi="Bookman Old Style"/>
                  <w:sz w:val="24"/>
                  <w:szCs w:val="24"/>
                </w:rPr>
                <w:t xml:space="preserve"> y fundaciones</w:t>
              </w:r>
            </w:ins>
            <w:ins w:id="358" w:author="Javier Ebers" w:date="2016-04-10T17:56:00Z">
              <w:r>
                <w:rPr>
                  <w:rFonts w:ascii="Bookman Old Style" w:hAnsi="Bookman Old Style"/>
                  <w:sz w:val="24"/>
                  <w:szCs w:val="24"/>
                </w:rPr>
                <w:t xml:space="preserve">. Su duración es temporal y limitada a algunas sesiones </w:t>
              </w:r>
            </w:ins>
            <w:ins w:id="359" w:author="Javier Ebers" w:date="2016-04-10T17:59:00Z">
              <w:r>
                <w:rPr>
                  <w:rFonts w:ascii="Bookman Old Style" w:hAnsi="Bookman Old Style"/>
                  <w:sz w:val="24"/>
                  <w:szCs w:val="24"/>
                </w:rPr>
                <w:t>en las cuales</w:t>
              </w:r>
            </w:ins>
            <w:ins w:id="360" w:author="Javier Ebers" w:date="2016-04-10T17:56:00Z">
              <w:r>
                <w:rPr>
                  <w:rFonts w:ascii="Bookman Old Style" w:hAnsi="Bookman Old Style"/>
                  <w:sz w:val="24"/>
                  <w:szCs w:val="24"/>
                </w:rPr>
                <w:t xml:space="preserve"> se ejecuta en ese plazo algún proyecto</w:t>
              </w:r>
            </w:ins>
            <w:ins w:id="361" w:author="Javier Ebers" w:date="2016-04-10T17:59:00Z">
              <w:r>
                <w:rPr>
                  <w:rFonts w:ascii="Bookman Old Style" w:hAnsi="Bookman Old Style"/>
                  <w:sz w:val="24"/>
                  <w:szCs w:val="24"/>
                </w:rPr>
                <w:t xml:space="preserve"> con el objetivo de </w:t>
              </w:r>
            </w:ins>
            <w:ins w:id="362" w:author="Javier Ebers" w:date="2016-04-10T18:00:00Z">
              <w:r>
                <w:rPr>
                  <w:rFonts w:ascii="Bookman Old Style" w:hAnsi="Bookman Old Style"/>
                  <w:sz w:val="24"/>
                  <w:szCs w:val="24"/>
                </w:rPr>
                <w:t>enseñar cierto tópico relacionado con la computación y la informática</w:t>
              </w:r>
            </w:ins>
          </w:p>
        </w:tc>
        <w:tc>
          <w:tcPr>
            <w:tcW w:w="2784" w:type="dxa"/>
            <w:tcPrChange w:id="363" w:author="Javier Ebers" w:date="2016-04-11T01:07:00Z">
              <w:tcPr>
                <w:tcW w:w="2993" w:type="dxa"/>
              </w:tcPr>
            </w:tcPrChange>
          </w:tcPr>
          <w:p w14:paraId="6878F706" w14:textId="77777777" w:rsidR="00C149F3" w:rsidRDefault="00C149F3">
            <w:pPr>
              <w:rPr>
                <w:ins w:id="364" w:author="Javier Ebers" w:date="2016-04-11T00:56:00Z"/>
                <w:rFonts w:ascii="Bookman Old Style" w:hAnsi="Bookman Old Style"/>
                <w:sz w:val="24"/>
                <w:szCs w:val="24"/>
              </w:rPr>
              <w:pPrChange w:id="365" w:author="Javier Ebers" w:date="2016-04-10T17:35:00Z">
                <w:pPr>
                  <w:spacing w:after="160" w:line="259" w:lineRule="auto"/>
                  <w:jc w:val="both"/>
                </w:pPr>
              </w:pPrChange>
            </w:pPr>
          </w:p>
          <w:p w14:paraId="0C96CABC" w14:textId="77777777" w:rsidR="007C3B26" w:rsidRDefault="007A2EDE">
            <w:pPr>
              <w:rPr>
                <w:ins w:id="366" w:author="Javier Ebers" w:date="2016-04-11T01:01:00Z"/>
                <w:rFonts w:ascii="Bookman Old Style" w:hAnsi="Bookman Old Style"/>
                <w:sz w:val="24"/>
                <w:szCs w:val="24"/>
              </w:rPr>
              <w:pPrChange w:id="367" w:author="Javier Ebers" w:date="2016-04-10T17:35:00Z">
                <w:pPr>
                  <w:spacing w:after="160" w:line="259" w:lineRule="auto"/>
                  <w:jc w:val="both"/>
                </w:pPr>
              </w:pPrChange>
            </w:pPr>
            <w:ins w:id="368" w:author="Javier Ebers" w:date="2016-04-10T18:10:00Z">
              <w:r w:rsidRPr="007A2EDE">
                <w:rPr>
                  <w:rFonts w:ascii="Bookman Old Style" w:hAnsi="Bookman Old Style"/>
                  <w:sz w:val="24"/>
                  <w:szCs w:val="24"/>
                </w:rPr>
                <w:t>Mi Taller Digital</w:t>
              </w:r>
              <w:r>
                <w:rPr>
                  <w:rFonts w:ascii="Bookman Old Style" w:hAnsi="Bookman Old Style"/>
                  <w:sz w:val="24"/>
                  <w:szCs w:val="24"/>
                </w:rPr>
                <w:t xml:space="preserve"> (Proyecto Enlaces)</w:t>
              </w:r>
            </w:ins>
          </w:p>
          <w:p w14:paraId="6E0B06C3" w14:textId="77777777" w:rsidR="00C149F3" w:rsidRDefault="00C149F3">
            <w:pPr>
              <w:rPr>
                <w:ins w:id="369" w:author="Javier Ebers" w:date="2016-04-11T01:01:00Z"/>
                <w:rFonts w:ascii="Bookman Old Style" w:hAnsi="Bookman Old Style"/>
                <w:sz w:val="24"/>
                <w:szCs w:val="24"/>
              </w:rPr>
              <w:pPrChange w:id="370" w:author="Javier Ebers" w:date="2016-04-10T17:35:00Z">
                <w:pPr>
                  <w:spacing w:after="160" w:line="259" w:lineRule="auto"/>
                  <w:jc w:val="both"/>
                </w:pPr>
              </w:pPrChange>
            </w:pPr>
          </w:p>
          <w:p w14:paraId="380F561C" w14:textId="3F673FF9" w:rsidR="00C149F3" w:rsidRDefault="00C149F3">
            <w:pPr>
              <w:rPr>
                <w:ins w:id="371" w:author="Javier Ebers" w:date="2016-04-11T00:56:00Z"/>
                <w:rFonts w:ascii="Bookman Old Style" w:hAnsi="Bookman Old Style"/>
                <w:sz w:val="24"/>
                <w:szCs w:val="24"/>
              </w:rPr>
              <w:pPrChange w:id="372" w:author="Javier Ebers" w:date="2016-04-10T17:35:00Z">
                <w:pPr>
                  <w:spacing w:after="160" w:line="259" w:lineRule="auto"/>
                  <w:jc w:val="both"/>
                </w:pPr>
              </w:pPrChange>
            </w:pPr>
            <w:ins w:id="373" w:author="Javier Ebers" w:date="2016-04-11T01:01:00Z">
              <w:r>
                <w:rPr>
                  <w:rFonts w:ascii="Bookman Old Style" w:hAnsi="Bookman Old Style"/>
                  <w:sz w:val="24"/>
                  <w:szCs w:val="24"/>
                </w:rPr>
                <w:t>Proyecto EDV de la Universidad de Chile</w:t>
              </w:r>
            </w:ins>
          </w:p>
          <w:p w14:paraId="03A990FA" w14:textId="77777777" w:rsidR="00C149F3" w:rsidRDefault="00C149F3">
            <w:pPr>
              <w:rPr>
                <w:ins w:id="374" w:author="Javier Ebers" w:date="2016-04-11T00:56:00Z"/>
                <w:rFonts w:ascii="Bookman Old Style" w:hAnsi="Bookman Old Style"/>
                <w:sz w:val="24"/>
                <w:szCs w:val="24"/>
              </w:rPr>
              <w:pPrChange w:id="375" w:author="Javier Ebers" w:date="2016-04-10T17:35:00Z">
                <w:pPr>
                  <w:spacing w:after="160" w:line="259" w:lineRule="auto"/>
                  <w:jc w:val="both"/>
                </w:pPr>
              </w:pPrChange>
            </w:pPr>
          </w:p>
          <w:p w14:paraId="1B2B7A99" w14:textId="2550D7F0" w:rsidR="00C149F3" w:rsidRDefault="00C149F3">
            <w:pPr>
              <w:rPr>
                <w:ins w:id="376" w:author="Javier Ebers" w:date="2016-04-10T18:10:00Z"/>
                <w:rFonts w:ascii="Bookman Old Style" w:hAnsi="Bookman Old Style"/>
                <w:sz w:val="24"/>
                <w:szCs w:val="24"/>
              </w:rPr>
              <w:pPrChange w:id="377" w:author="Javier Ebers" w:date="2016-04-10T17:35:00Z">
                <w:pPr>
                  <w:spacing w:after="160" w:line="259" w:lineRule="auto"/>
                  <w:jc w:val="both"/>
                </w:pPr>
              </w:pPrChange>
            </w:pPr>
            <w:ins w:id="378" w:author="Javier Ebers" w:date="2016-04-11T01:04:00Z">
              <w:r>
                <w:rPr>
                  <w:rFonts w:ascii="Bookman Old Style" w:hAnsi="Bookman Old Style"/>
                  <w:sz w:val="24"/>
                  <w:szCs w:val="24"/>
                </w:rPr>
                <w:t>Talleres de Robótica y Programación de la fundación Mustakis</w:t>
              </w:r>
            </w:ins>
          </w:p>
          <w:p w14:paraId="0FEC3A5C" w14:textId="77777777" w:rsidR="007A2EDE" w:rsidRDefault="007A2EDE">
            <w:pPr>
              <w:rPr>
                <w:ins w:id="379" w:author="Javier Ebers" w:date="2016-04-10T18:10:00Z"/>
                <w:rFonts w:ascii="Bookman Old Style" w:hAnsi="Bookman Old Style"/>
                <w:sz w:val="24"/>
                <w:szCs w:val="24"/>
              </w:rPr>
              <w:pPrChange w:id="380" w:author="Javier Ebers" w:date="2016-04-10T17:35:00Z">
                <w:pPr>
                  <w:spacing w:after="160" w:line="259" w:lineRule="auto"/>
                  <w:jc w:val="both"/>
                </w:pPr>
              </w:pPrChange>
            </w:pPr>
          </w:p>
          <w:p w14:paraId="252DEB70" w14:textId="41FFC78A" w:rsidR="007A2EDE" w:rsidRDefault="007A2EDE">
            <w:pPr>
              <w:keepNext/>
              <w:rPr>
                <w:ins w:id="381" w:author="Javier Ebers" w:date="2016-04-10T17:29:00Z"/>
                <w:rFonts w:ascii="Bookman Old Style" w:hAnsi="Bookman Old Style"/>
                <w:sz w:val="24"/>
                <w:szCs w:val="24"/>
              </w:rPr>
              <w:pPrChange w:id="382" w:author="Javier Ebers" w:date="2016-04-10T17:35:00Z">
                <w:pPr>
                  <w:spacing w:after="160" w:line="259" w:lineRule="auto"/>
                  <w:jc w:val="both"/>
                </w:pPr>
              </w:pPrChange>
            </w:pPr>
          </w:p>
        </w:tc>
      </w:tr>
    </w:tbl>
    <w:p w14:paraId="777BB506" w14:textId="7E2249C6" w:rsidR="007C3B26" w:rsidRDefault="00E6415F" w:rsidP="00E6415F">
      <w:pPr>
        <w:pStyle w:val="Descripcin"/>
        <w:rPr>
          <w:sz w:val="24"/>
          <w:szCs w:val="24"/>
        </w:rPr>
      </w:pPr>
      <w:bookmarkStart w:id="383" w:name="_Toc453525536"/>
      <w:r>
        <w:t xml:space="preserve">Tabla </w:t>
      </w:r>
      <w:r w:rsidR="008F60B8">
        <w:fldChar w:fldCharType="begin"/>
      </w:r>
      <w:r w:rsidR="008F60B8">
        <w:instrText xml:space="preserve"> SEQ Tabla \* ARABIC </w:instrText>
      </w:r>
      <w:r w:rsidR="008F60B8">
        <w:fldChar w:fldCharType="separate"/>
      </w:r>
      <w:r w:rsidR="003B2DC5">
        <w:rPr>
          <w:noProof/>
        </w:rPr>
        <w:t>1</w:t>
      </w:r>
      <w:r w:rsidR="008F60B8">
        <w:rPr>
          <w:noProof/>
        </w:rPr>
        <w:fldChar w:fldCharType="end"/>
      </w:r>
      <w:r>
        <w:t>: Alternativas de Solución</w:t>
      </w:r>
      <w:bookmarkEnd w:id="383"/>
    </w:p>
    <w:p w14:paraId="53C5F0D1" w14:textId="77777777" w:rsidR="001E7F99" w:rsidRDefault="001E7F99" w:rsidP="00182801">
      <w:pPr>
        <w:jc w:val="both"/>
        <w:rPr>
          <w:ins w:id="384" w:author="Javier Ebers" w:date="2016-04-19T21:26:00Z"/>
          <w:rFonts w:ascii="Bookman Old Style" w:hAnsi="Bookman Old Style"/>
          <w:sz w:val="24"/>
          <w:szCs w:val="24"/>
        </w:rPr>
      </w:pPr>
    </w:p>
    <w:p w14:paraId="643E4DEB" w14:textId="77777777" w:rsidR="00AF41C8" w:rsidRDefault="00AF41C8" w:rsidP="00182801">
      <w:pPr>
        <w:jc w:val="both"/>
        <w:rPr>
          <w:ins w:id="385" w:author="Javier Ebers" w:date="2016-04-19T21:26:00Z"/>
          <w:rFonts w:ascii="Bookman Old Style" w:hAnsi="Bookman Old Style"/>
          <w:sz w:val="24"/>
          <w:szCs w:val="24"/>
        </w:rPr>
      </w:pPr>
    </w:p>
    <w:p w14:paraId="45401899" w14:textId="77777777" w:rsidR="00AF41C8" w:rsidRDefault="00AF41C8" w:rsidP="00182801">
      <w:pPr>
        <w:jc w:val="both"/>
        <w:rPr>
          <w:ins w:id="386" w:author="Javier Ebers" w:date="2016-04-19T21:26:00Z"/>
          <w:rFonts w:ascii="Bookman Old Style" w:hAnsi="Bookman Old Style"/>
          <w:sz w:val="24"/>
          <w:szCs w:val="24"/>
        </w:rPr>
      </w:pPr>
    </w:p>
    <w:p w14:paraId="46FC7275" w14:textId="77777777" w:rsidR="00AF41C8" w:rsidRPr="003F16C4" w:rsidRDefault="00AF41C8" w:rsidP="00182801">
      <w:pPr>
        <w:jc w:val="both"/>
        <w:rPr>
          <w:rFonts w:ascii="Bookman Old Style" w:hAnsi="Bookman Old Style"/>
          <w:sz w:val="24"/>
          <w:szCs w:val="24"/>
        </w:rPr>
      </w:pPr>
    </w:p>
    <w:p w14:paraId="6BB47071" w14:textId="53E9B7B9" w:rsidR="00182801" w:rsidRPr="00440499" w:rsidRDefault="00182801" w:rsidP="005F4457">
      <w:pPr>
        <w:pStyle w:val="Ttulo2"/>
      </w:pPr>
      <w:bookmarkStart w:id="387" w:name="_Toc455520353"/>
      <w:r w:rsidRPr="00182801">
        <w:lastRenderedPageBreak/>
        <w:t>Solución Propuesta</w:t>
      </w:r>
      <w:bookmarkEnd w:id="387"/>
    </w:p>
    <w:p w14:paraId="044A9C2F" w14:textId="74C32D9F" w:rsidR="00440499" w:rsidRPr="00440499" w:rsidRDefault="00440499" w:rsidP="00182801">
      <w:pPr>
        <w:jc w:val="both"/>
        <w:rPr>
          <w:rFonts w:ascii="Bookman Old Style" w:hAnsi="Bookman Old Style"/>
          <w:sz w:val="24"/>
          <w:szCs w:val="24"/>
        </w:rPr>
      </w:pPr>
      <w:r w:rsidRPr="00440499">
        <w:rPr>
          <w:rFonts w:ascii="Bookman Old Style" w:hAnsi="Bookman Old Style"/>
          <w:sz w:val="24"/>
          <w:szCs w:val="24"/>
        </w:rPr>
        <w:t xml:space="preserve">La </w:t>
      </w:r>
      <w:r>
        <w:rPr>
          <w:rFonts w:ascii="Bookman Old Style" w:hAnsi="Bookman Old Style"/>
          <w:sz w:val="24"/>
          <w:szCs w:val="24"/>
        </w:rPr>
        <w:t>solución propuesta consiste en la creación de una plataforma que le permita a los docente apoyar</w:t>
      </w:r>
      <w:r w:rsidR="000808DD">
        <w:rPr>
          <w:rFonts w:ascii="Bookman Old Style" w:hAnsi="Bookman Old Style"/>
          <w:sz w:val="24"/>
          <w:szCs w:val="24"/>
        </w:rPr>
        <w:t xml:space="preserve"> los contenidos de su ramo en particular </w:t>
      </w:r>
      <w:del w:id="388" w:author="Javier Ebers" w:date="2016-04-20T01:51:00Z">
        <w:r w:rsidR="000808DD" w:rsidDel="00F11C48">
          <w:rPr>
            <w:rFonts w:ascii="Bookman Old Style" w:hAnsi="Bookman Old Style"/>
            <w:sz w:val="24"/>
            <w:szCs w:val="24"/>
          </w:rPr>
          <w:delText xml:space="preserve">generando </w:delText>
        </w:r>
      </w:del>
      <w:ins w:id="389" w:author="Javier Ebers" w:date="2016-04-20T01:51:00Z">
        <w:r w:rsidR="00F11C48">
          <w:rPr>
            <w:rFonts w:ascii="Bookman Old Style" w:hAnsi="Bookman Old Style"/>
            <w:sz w:val="24"/>
            <w:szCs w:val="24"/>
          </w:rPr>
          <w:t xml:space="preserve">diseñando </w:t>
        </w:r>
      </w:ins>
      <w:r w:rsidR="000808DD">
        <w:rPr>
          <w:rFonts w:ascii="Bookman Old Style" w:hAnsi="Bookman Old Style"/>
          <w:sz w:val="24"/>
          <w:szCs w:val="24"/>
        </w:rPr>
        <w:t>problemas que puedan ser resueltos por sus alumnos de forma interactiva y guiada por la misma plataforma haciendo uso de los conceptos básicos de las ciencias de la computación</w:t>
      </w:r>
      <w:r w:rsidR="004163BB">
        <w:rPr>
          <w:rFonts w:ascii="Bookman Old Style" w:hAnsi="Bookman Old Style"/>
          <w:sz w:val="24"/>
          <w:szCs w:val="24"/>
        </w:rPr>
        <w:t xml:space="preserve"> y la programación</w:t>
      </w:r>
      <w:r w:rsidR="000808DD">
        <w:rPr>
          <w:rFonts w:ascii="Bookman Old Style" w:hAnsi="Bookman Old Style"/>
          <w:sz w:val="24"/>
          <w:szCs w:val="24"/>
        </w:rPr>
        <w:t xml:space="preserve">, </w:t>
      </w:r>
      <w:r w:rsidR="004163BB">
        <w:rPr>
          <w:rFonts w:ascii="Bookman Old Style" w:hAnsi="Bookman Old Style"/>
          <w:sz w:val="24"/>
          <w:szCs w:val="24"/>
        </w:rPr>
        <w:t>es decir, siguiendo un modelo de aprendizaje basado en problemas.</w:t>
      </w:r>
    </w:p>
    <w:p w14:paraId="3D5677BD" w14:textId="77777777" w:rsidR="003C1A87" w:rsidRDefault="00440499" w:rsidP="000808DD">
      <w:pPr>
        <w:jc w:val="both"/>
        <w:rPr>
          <w:rFonts w:ascii="Bookman Old Style" w:hAnsi="Bookman Old Style"/>
          <w:sz w:val="24"/>
          <w:szCs w:val="24"/>
        </w:rPr>
      </w:pPr>
      <w:r>
        <w:rPr>
          <w:rFonts w:ascii="Bookman Old Style" w:hAnsi="Bookman Old Style"/>
          <w:sz w:val="24"/>
          <w:szCs w:val="24"/>
        </w:rPr>
        <w:t>Una de las ventajas de este acercamiento, es que l</w:t>
      </w:r>
      <w:r w:rsidR="00182801" w:rsidRPr="00182801">
        <w:rPr>
          <w:rFonts w:ascii="Bookman Old Style" w:hAnsi="Bookman Old Style"/>
          <w:sz w:val="24"/>
          <w:szCs w:val="24"/>
        </w:rPr>
        <w:t>as ciencias de la computación se aplican virtualmente a casi todos los aspectos de la vida, de modo que puede ser fácilmente vinculable a los innumerables intereses del estudiante y sus docentes.</w:t>
      </w:r>
      <w:r>
        <w:rPr>
          <w:rFonts w:ascii="Bookman Old Style" w:hAnsi="Bookman Old Style"/>
          <w:sz w:val="24"/>
          <w:szCs w:val="24"/>
        </w:rPr>
        <w:t xml:space="preserve"> De este modo, no se pretende forzar al estudio concreto de las ciencias de la computación como un ramo aparte, sino que integrar los conceptos básicos de la misma</w:t>
      </w:r>
      <w:r w:rsidR="000808DD">
        <w:rPr>
          <w:rFonts w:ascii="Bookman Old Style" w:hAnsi="Bookman Old Style"/>
          <w:sz w:val="24"/>
          <w:szCs w:val="24"/>
        </w:rPr>
        <w:t xml:space="preserve"> como una disciplina núcleo que genera un aporte en la educación de cualquier otro ámbito académico. </w:t>
      </w:r>
    </w:p>
    <w:p w14:paraId="393C5E22" w14:textId="77777777" w:rsidR="00440499" w:rsidRDefault="000808DD" w:rsidP="000808DD">
      <w:pPr>
        <w:jc w:val="both"/>
        <w:rPr>
          <w:rFonts w:ascii="Bookman Old Style" w:hAnsi="Bookman Old Style"/>
          <w:sz w:val="24"/>
          <w:szCs w:val="24"/>
        </w:rPr>
      </w:pPr>
      <w:r>
        <w:rPr>
          <w:rFonts w:ascii="Bookman Old Style" w:hAnsi="Bookman Old Style"/>
          <w:sz w:val="24"/>
          <w:szCs w:val="24"/>
        </w:rPr>
        <w:t xml:space="preserve">Uno de los principales propósitos de esto es por un lado lograr ser implementado en las escuelas simplemente haciendo uso de los recursos que ya poseen y que por otro lado no se requiera de docentes con </w:t>
      </w:r>
      <w:r w:rsidR="003C1A87">
        <w:rPr>
          <w:rFonts w:ascii="Bookman Old Style" w:hAnsi="Bookman Old Style"/>
          <w:sz w:val="24"/>
          <w:szCs w:val="24"/>
        </w:rPr>
        <w:t>elevado</w:t>
      </w:r>
      <w:r>
        <w:rPr>
          <w:rFonts w:ascii="Bookman Old Style" w:hAnsi="Bookman Old Style"/>
          <w:sz w:val="24"/>
          <w:szCs w:val="24"/>
        </w:rPr>
        <w:t xml:space="preserve"> conocimiento del tema</w:t>
      </w:r>
      <w:r w:rsidR="003C1A87">
        <w:rPr>
          <w:rFonts w:ascii="Bookman Old Style" w:hAnsi="Bookman Old Style"/>
          <w:sz w:val="24"/>
          <w:szCs w:val="24"/>
        </w:rPr>
        <w:t xml:space="preserve"> para enseñar de manera correcta a los alumnos</w:t>
      </w:r>
      <w:r>
        <w:rPr>
          <w:rFonts w:ascii="Bookman Old Style" w:hAnsi="Bookman Old Style"/>
          <w:sz w:val="24"/>
          <w:szCs w:val="24"/>
        </w:rPr>
        <w:t>, pues ellos estarán a cargo de crear las actividades y la plataforma cumple su rol como guía ayudando a</w:t>
      </w:r>
      <w:r w:rsidR="003C1A87">
        <w:rPr>
          <w:rFonts w:ascii="Bookman Old Style" w:hAnsi="Bookman Old Style"/>
          <w:sz w:val="24"/>
          <w:szCs w:val="24"/>
        </w:rPr>
        <w:t xml:space="preserve"> los alumnos a resolver cada uno de estos problemas planteados, </w:t>
      </w:r>
      <w:r w:rsidR="00440499">
        <w:rPr>
          <w:rFonts w:ascii="Bookman Old Style" w:hAnsi="Bookman Old Style"/>
          <w:sz w:val="24"/>
          <w:szCs w:val="24"/>
        </w:rPr>
        <w:t>desarrolla</w:t>
      </w:r>
      <w:r w:rsidR="003C1A87">
        <w:rPr>
          <w:rFonts w:ascii="Bookman Old Style" w:hAnsi="Bookman Old Style"/>
          <w:sz w:val="24"/>
          <w:szCs w:val="24"/>
        </w:rPr>
        <w:t>ndo así</w:t>
      </w:r>
      <w:r>
        <w:rPr>
          <w:rFonts w:ascii="Bookman Old Style" w:hAnsi="Bookman Old Style"/>
          <w:sz w:val="24"/>
          <w:szCs w:val="24"/>
        </w:rPr>
        <w:t xml:space="preserve"> implícitamente</w:t>
      </w:r>
      <w:r w:rsidR="003C1A87">
        <w:rPr>
          <w:rFonts w:ascii="Bookman Old Style" w:hAnsi="Bookman Old Style"/>
          <w:sz w:val="24"/>
          <w:szCs w:val="24"/>
        </w:rPr>
        <w:t xml:space="preserve"> en ellos</w:t>
      </w:r>
      <w:r>
        <w:rPr>
          <w:rFonts w:ascii="Bookman Old Style" w:hAnsi="Bookman Old Style"/>
          <w:sz w:val="24"/>
          <w:szCs w:val="24"/>
        </w:rPr>
        <w:t xml:space="preserve"> el</w:t>
      </w:r>
      <w:r w:rsidR="003C1A87">
        <w:rPr>
          <w:rFonts w:ascii="Bookman Old Style" w:hAnsi="Bookman Old Style"/>
          <w:sz w:val="24"/>
          <w:szCs w:val="24"/>
        </w:rPr>
        <w:t xml:space="preserve"> pensamiento computacional</w:t>
      </w:r>
      <w:r w:rsidR="00440499">
        <w:rPr>
          <w:rFonts w:ascii="Bookman Old Style" w:hAnsi="Bookman Old Style"/>
          <w:sz w:val="24"/>
          <w:szCs w:val="24"/>
        </w:rPr>
        <w:t>, entendiendo pensamiento computacional como u</w:t>
      </w:r>
      <w:r w:rsidR="00440499" w:rsidRPr="00182801">
        <w:rPr>
          <w:rFonts w:ascii="Bookman Old Style" w:hAnsi="Bookman Old Style"/>
          <w:sz w:val="24"/>
          <w:szCs w:val="24"/>
        </w:rPr>
        <w:t>n método para resolver problemas de manera que pueda ser implementado con una computadora. Esto implica conceptos como abstracción, la recursividad y la iteración para procesar y analizar datos y con ello crear artefactos reales y virtuales.</w:t>
      </w:r>
    </w:p>
    <w:p w14:paraId="5BF41B56" w14:textId="77777777" w:rsidR="004163BB" w:rsidRDefault="003C1A87" w:rsidP="000808DD">
      <w:pPr>
        <w:jc w:val="both"/>
        <w:rPr>
          <w:ins w:id="390" w:author="Javier Ebers" w:date="2016-04-18T15:18:00Z"/>
          <w:rFonts w:ascii="Bookman Old Style" w:hAnsi="Bookman Old Style"/>
          <w:sz w:val="24"/>
          <w:szCs w:val="24"/>
        </w:rPr>
      </w:pPr>
      <w:r>
        <w:rPr>
          <w:rFonts w:ascii="Bookman Old Style" w:hAnsi="Bookman Old Style"/>
          <w:sz w:val="24"/>
          <w:szCs w:val="24"/>
        </w:rPr>
        <w:t>Además</w:t>
      </w:r>
      <w:r w:rsidR="004163BB">
        <w:rPr>
          <w:rFonts w:ascii="Bookman Old Style" w:hAnsi="Bookman Old Style"/>
          <w:sz w:val="24"/>
          <w:szCs w:val="24"/>
        </w:rPr>
        <w:t xml:space="preserve">, el hecho de vincular la computación con conceptos y campos en los cuales los estudiantes ya tienen experiencias previas, les va a permitir identificar los beneficios y el potencial que otorga los usos de las ciencias de la </w:t>
      </w:r>
      <w:r>
        <w:rPr>
          <w:rFonts w:ascii="Bookman Old Style" w:hAnsi="Bookman Old Style"/>
          <w:sz w:val="24"/>
          <w:szCs w:val="24"/>
        </w:rPr>
        <w:t>computación en cada una de estos</w:t>
      </w:r>
      <w:r w:rsidR="004163BB">
        <w:rPr>
          <w:rFonts w:ascii="Bookman Old Style" w:hAnsi="Bookman Old Style"/>
          <w:sz w:val="24"/>
          <w:szCs w:val="24"/>
        </w:rPr>
        <w:t>, dándole sentido a su estudio e inculcando el verdadero valor de poseer estas habilidades, lo que extiende su punto de vista previo de consumidores de tecnología para llegar ser creadores de soluciones innovadoras dentro de sus particulares áreas de interés.</w:t>
      </w:r>
    </w:p>
    <w:p w14:paraId="09B7D47E" w14:textId="77777777" w:rsidR="004360CD" w:rsidRDefault="004360CD" w:rsidP="000808DD">
      <w:pPr>
        <w:jc w:val="both"/>
        <w:rPr>
          <w:ins w:id="391" w:author="Javier Ebers" w:date="2016-04-19T21:26:00Z"/>
          <w:rFonts w:ascii="Bookman Old Style" w:hAnsi="Bookman Old Style"/>
          <w:sz w:val="24"/>
          <w:szCs w:val="24"/>
        </w:rPr>
      </w:pPr>
    </w:p>
    <w:p w14:paraId="5DBFDA47" w14:textId="77777777" w:rsidR="00AF41C8" w:rsidRDefault="00AF41C8" w:rsidP="000808DD">
      <w:pPr>
        <w:jc w:val="both"/>
        <w:rPr>
          <w:ins w:id="392" w:author="Javier Ebers" w:date="2016-04-19T21:26:00Z"/>
          <w:rFonts w:ascii="Bookman Old Style" w:hAnsi="Bookman Old Style"/>
          <w:sz w:val="24"/>
          <w:szCs w:val="24"/>
        </w:rPr>
      </w:pPr>
    </w:p>
    <w:p w14:paraId="2425C597" w14:textId="77777777" w:rsidR="00AF41C8" w:rsidRDefault="00AF41C8" w:rsidP="000808DD">
      <w:pPr>
        <w:jc w:val="both"/>
        <w:rPr>
          <w:ins w:id="393" w:author="Javier Ebers" w:date="2016-04-18T15:18:00Z"/>
          <w:rFonts w:ascii="Bookman Old Style" w:hAnsi="Bookman Old Style"/>
          <w:sz w:val="24"/>
          <w:szCs w:val="24"/>
        </w:rPr>
      </w:pPr>
    </w:p>
    <w:p w14:paraId="6C5FA71C" w14:textId="483A17C9" w:rsidR="004360CD" w:rsidRPr="004360CD" w:rsidRDefault="004360CD" w:rsidP="005F4457">
      <w:pPr>
        <w:pStyle w:val="Ttulo2"/>
        <w:rPr>
          <w:ins w:id="394" w:author="Javier Ebers" w:date="2016-04-18T15:18:00Z"/>
        </w:rPr>
      </w:pPr>
      <w:bookmarkStart w:id="395" w:name="_Toc455520354"/>
      <w:commentRangeStart w:id="396"/>
      <w:ins w:id="397" w:author="Javier Ebers" w:date="2016-04-18T15:18:00Z">
        <w:r w:rsidRPr="004360CD">
          <w:lastRenderedPageBreak/>
          <w:t>Alcance y Limitaciones</w:t>
        </w:r>
      </w:ins>
      <w:commentRangeEnd w:id="396"/>
      <w:r w:rsidR="00DC41E4">
        <w:rPr>
          <w:rStyle w:val="Refdecomentario"/>
        </w:rPr>
        <w:commentReference w:id="396"/>
      </w:r>
      <w:bookmarkEnd w:id="395"/>
    </w:p>
    <w:p w14:paraId="118B391B" w14:textId="24CCB957" w:rsidR="004360CD" w:rsidRDefault="004360CD" w:rsidP="000808DD">
      <w:pPr>
        <w:jc w:val="both"/>
        <w:rPr>
          <w:ins w:id="398" w:author="Javier Ebers" w:date="2016-04-18T15:25:00Z"/>
          <w:rFonts w:ascii="Bookman Old Style" w:hAnsi="Bookman Old Style"/>
          <w:sz w:val="24"/>
          <w:szCs w:val="24"/>
          <w:u w:val="single"/>
        </w:rPr>
      </w:pPr>
      <w:ins w:id="399" w:author="Javier Ebers" w:date="2016-04-18T15:18:00Z">
        <w:r w:rsidRPr="004360CD">
          <w:rPr>
            <w:rFonts w:ascii="Bookman Old Style" w:hAnsi="Bookman Old Style"/>
            <w:sz w:val="24"/>
            <w:szCs w:val="24"/>
            <w:u w:val="single"/>
            <w:rPrChange w:id="400" w:author="Javier Ebers" w:date="2016-04-18T15:22:00Z">
              <w:rPr>
                <w:rFonts w:ascii="Bookman Old Style" w:hAnsi="Bookman Old Style"/>
                <w:sz w:val="24"/>
                <w:szCs w:val="24"/>
              </w:rPr>
            </w:rPrChange>
          </w:rPr>
          <w:t>Alcance</w:t>
        </w:r>
      </w:ins>
    </w:p>
    <w:p w14:paraId="7A771AF0" w14:textId="68AC11A4" w:rsidR="006948AE" w:rsidRDefault="006948AE" w:rsidP="000808DD">
      <w:pPr>
        <w:jc w:val="both"/>
        <w:rPr>
          <w:ins w:id="401" w:author="Javier Ebers" w:date="2016-04-18T15:32:00Z"/>
          <w:rFonts w:ascii="Bookman Old Style" w:hAnsi="Bookman Old Style"/>
          <w:sz w:val="24"/>
          <w:szCs w:val="24"/>
        </w:rPr>
      </w:pPr>
      <w:ins w:id="402" w:author="Javier Ebers" w:date="2016-04-18T15:26:00Z">
        <w:r w:rsidRPr="006948AE">
          <w:rPr>
            <w:rFonts w:ascii="Bookman Old Style" w:hAnsi="Bookman Old Style"/>
            <w:sz w:val="24"/>
            <w:szCs w:val="24"/>
            <w:rPrChange w:id="403" w:author="Javier Ebers" w:date="2016-04-18T15:26:00Z">
              <w:rPr>
                <w:rFonts w:ascii="Bookman Old Style" w:hAnsi="Bookman Old Style"/>
                <w:sz w:val="24"/>
                <w:szCs w:val="24"/>
                <w:u w:val="single"/>
              </w:rPr>
            </w:rPrChange>
          </w:rPr>
          <w:t>La plataforma será capaz de:</w:t>
        </w:r>
      </w:ins>
    </w:p>
    <w:p w14:paraId="1751CDED" w14:textId="08A76299" w:rsidR="006948AE" w:rsidRPr="006948AE" w:rsidRDefault="006948AE" w:rsidP="000808DD">
      <w:pPr>
        <w:jc w:val="both"/>
        <w:rPr>
          <w:ins w:id="404" w:author="Javier Ebers" w:date="2016-04-18T15:26:00Z"/>
          <w:rFonts w:ascii="Bookman Old Style" w:hAnsi="Bookman Old Style"/>
          <w:sz w:val="24"/>
          <w:szCs w:val="24"/>
          <w:rPrChange w:id="405" w:author="Javier Ebers" w:date="2016-04-18T15:26:00Z">
            <w:rPr>
              <w:ins w:id="406" w:author="Javier Ebers" w:date="2016-04-18T15:26:00Z"/>
              <w:rFonts w:ascii="Bookman Old Style" w:hAnsi="Bookman Old Style"/>
              <w:sz w:val="24"/>
              <w:szCs w:val="24"/>
              <w:u w:val="single"/>
            </w:rPr>
          </w:rPrChange>
        </w:rPr>
      </w:pPr>
      <w:ins w:id="407" w:author="Javier Ebers" w:date="2016-04-18T15:32:00Z">
        <w:r>
          <w:rPr>
            <w:rFonts w:ascii="Bookman Old Style" w:hAnsi="Bookman Old Style"/>
            <w:sz w:val="24"/>
            <w:szCs w:val="24"/>
          </w:rPr>
          <w:t xml:space="preserve">Ofrecer sus servicios por medio de internet </w:t>
        </w:r>
      </w:ins>
      <w:ins w:id="408" w:author="Javier Ebers" w:date="2016-04-18T15:33:00Z">
        <w:r>
          <w:rPr>
            <w:rFonts w:ascii="Bookman Old Style" w:hAnsi="Bookman Old Style"/>
            <w:sz w:val="24"/>
            <w:szCs w:val="24"/>
          </w:rPr>
          <w:t>a los múltiples clientes.</w:t>
        </w:r>
      </w:ins>
    </w:p>
    <w:p w14:paraId="13300B95" w14:textId="1D006FDC" w:rsidR="006948AE" w:rsidRDefault="006948AE" w:rsidP="000808DD">
      <w:pPr>
        <w:jc w:val="both"/>
        <w:rPr>
          <w:ins w:id="409" w:author="Javier Ebers" w:date="2016-04-18T15:27:00Z"/>
          <w:rFonts w:ascii="Bookman Old Style" w:hAnsi="Bookman Old Style"/>
          <w:sz w:val="24"/>
          <w:szCs w:val="24"/>
        </w:rPr>
      </w:pPr>
      <w:ins w:id="410" w:author="Javier Ebers" w:date="2016-04-18T15:26:00Z">
        <w:r>
          <w:rPr>
            <w:rFonts w:ascii="Bookman Old Style" w:hAnsi="Bookman Old Style"/>
            <w:sz w:val="24"/>
            <w:szCs w:val="24"/>
          </w:rPr>
          <w:t>Manejar distintos perfiles de usuario</w:t>
        </w:r>
      </w:ins>
      <w:ins w:id="411" w:author="Javier Ebers" w:date="2016-04-18T15:27:00Z">
        <w:r>
          <w:rPr>
            <w:rFonts w:ascii="Bookman Old Style" w:hAnsi="Bookman Old Style"/>
            <w:sz w:val="24"/>
            <w:szCs w:val="24"/>
          </w:rPr>
          <w:t>.</w:t>
        </w:r>
      </w:ins>
    </w:p>
    <w:p w14:paraId="6B4F6F95" w14:textId="7EE9BA0D" w:rsidR="006948AE" w:rsidRDefault="006948AE" w:rsidP="000808DD">
      <w:pPr>
        <w:jc w:val="both"/>
        <w:rPr>
          <w:ins w:id="412" w:author="Javier Ebers" w:date="2016-04-18T15:32:00Z"/>
          <w:rFonts w:ascii="Bookman Old Style" w:hAnsi="Bookman Old Style"/>
          <w:sz w:val="24"/>
          <w:szCs w:val="24"/>
        </w:rPr>
      </w:pPr>
      <w:ins w:id="413" w:author="Javier Ebers" w:date="2016-04-18T15:27:00Z">
        <w:r>
          <w:rPr>
            <w:rFonts w:ascii="Bookman Old Style" w:hAnsi="Bookman Old Style"/>
            <w:sz w:val="24"/>
            <w:szCs w:val="24"/>
          </w:rPr>
          <w:t>Diseñar y crear nuev</w:t>
        </w:r>
      </w:ins>
      <w:ins w:id="414" w:author="Javier Ebers" w:date="2016-04-18T15:30:00Z">
        <w:r>
          <w:rPr>
            <w:rFonts w:ascii="Bookman Old Style" w:hAnsi="Bookman Old Style"/>
            <w:sz w:val="24"/>
            <w:szCs w:val="24"/>
          </w:rPr>
          <w:t>a</w:t>
        </w:r>
      </w:ins>
      <w:ins w:id="415" w:author="Javier Ebers" w:date="2016-04-18T15:27:00Z">
        <w:r>
          <w:rPr>
            <w:rFonts w:ascii="Bookman Old Style" w:hAnsi="Bookman Old Style"/>
            <w:sz w:val="24"/>
            <w:szCs w:val="24"/>
          </w:rPr>
          <w:t>s</w:t>
        </w:r>
      </w:ins>
      <w:ins w:id="416" w:author="Javier Ebers" w:date="2016-04-18T15:30:00Z">
        <w:r>
          <w:rPr>
            <w:rFonts w:ascii="Bookman Old Style" w:hAnsi="Bookman Old Style"/>
            <w:sz w:val="24"/>
            <w:szCs w:val="24"/>
          </w:rPr>
          <w:t xml:space="preserve"> actividades basadas en</w:t>
        </w:r>
      </w:ins>
      <w:ins w:id="417" w:author="Javier Ebers" w:date="2016-04-18T15:27:00Z">
        <w:r>
          <w:rPr>
            <w:rFonts w:ascii="Bookman Old Style" w:hAnsi="Bookman Old Style"/>
            <w:sz w:val="24"/>
            <w:szCs w:val="24"/>
          </w:rPr>
          <w:t xml:space="preserve"> problemas bajo una especificación IMS</w:t>
        </w:r>
      </w:ins>
      <w:r w:rsidR="000715D2">
        <w:rPr>
          <w:rFonts w:ascii="Bookman Old Style" w:hAnsi="Bookman Old Style"/>
          <w:sz w:val="24"/>
          <w:szCs w:val="24"/>
        </w:rPr>
        <w:t>-</w:t>
      </w:r>
      <w:ins w:id="418" w:author="Javier Ebers" w:date="2016-04-18T15:27:00Z">
        <w:r>
          <w:rPr>
            <w:rFonts w:ascii="Bookman Old Style" w:hAnsi="Bookman Old Style"/>
            <w:sz w:val="24"/>
            <w:szCs w:val="24"/>
          </w:rPr>
          <w:t>LD.</w:t>
        </w:r>
      </w:ins>
    </w:p>
    <w:p w14:paraId="620EB4BA" w14:textId="79FA6DC3" w:rsidR="006948AE" w:rsidRDefault="006948AE" w:rsidP="000808DD">
      <w:pPr>
        <w:jc w:val="both"/>
        <w:rPr>
          <w:ins w:id="419" w:author="Javier Ebers" w:date="2016-04-18T15:29:00Z"/>
          <w:rFonts w:ascii="Bookman Old Style" w:hAnsi="Bookman Old Style"/>
          <w:sz w:val="24"/>
          <w:szCs w:val="24"/>
        </w:rPr>
      </w:pPr>
      <w:ins w:id="420" w:author="Javier Ebers" w:date="2016-04-18T15:32:00Z">
        <w:r>
          <w:rPr>
            <w:rFonts w:ascii="Bookman Old Style" w:hAnsi="Bookman Old Style"/>
            <w:sz w:val="24"/>
            <w:szCs w:val="24"/>
          </w:rPr>
          <w:t>Definir plazo de resolución a cada una de las actividades diseñadas.</w:t>
        </w:r>
      </w:ins>
    </w:p>
    <w:p w14:paraId="34D00B36" w14:textId="366C41D4" w:rsidR="006948AE" w:rsidRDefault="006948AE" w:rsidP="000808DD">
      <w:pPr>
        <w:jc w:val="both"/>
        <w:rPr>
          <w:ins w:id="421" w:author="Javier Ebers" w:date="2016-04-18T15:28:00Z"/>
          <w:rFonts w:ascii="Bookman Old Style" w:hAnsi="Bookman Old Style"/>
          <w:sz w:val="24"/>
          <w:szCs w:val="24"/>
        </w:rPr>
      </w:pPr>
      <w:ins w:id="422" w:author="Javier Ebers" w:date="2016-04-18T15:29:00Z">
        <w:r>
          <w:rPr>
            <w:rFonts w:ascii="Bookman Old Style" w:hAnsi="Bookman Old Style"/>
            <w:sz w:val="24"/>
            <w:szCs w:val="24"/>
          </w:rPr>
          <w:t xml:space="preserve">Ser extensible a la creación de nuevos componentes </w:t>
        </w:r>
      </w:ins>
      <w:ins w:id="423" w:author="Javier Ebers" w:date="2016-04-18T15:30:00Z">
        <w:r>
          <w:rPr>
            <w:rFonts w:ascii="Bookman Old Style" w:hAnsi="Bookman Old Style"/>
            <w:sz w:val="24"/>
            <w:szCs w:val="24"/>
          </w:rPr>
          <w:t>disponibles</w:t>
        </w:r>
      </w:ins>
      <w:ins w:id="424" w:author="Javier Ebers" w:date="2016-04-18T15:29:00Z">
        <w:r>
          <w:rPr>
            <w:rFonts w:ascii="Bookman Old Style" w:hAnsi="Bookman Old Style"/>
            <w:sz w:val="24"/>
            <w:szCs w:val="24"/>
          </w:rPr>
          <w:t xml:space="preserve"> para el di</w:t>
        </w:r>
      </w:ins>
      <w:ins w:id="425" w:author="Javier Ebers" w:date="2016-04-18T15:30:00Z">
        <w:r>
          <w:rPr>
            <w:rFonts w:ascii="Bookman Old Style" w:hAnsi="Bookman Old Style"/>
            <w:sz w:val="24"/>
            <w:szCs w:val="24"/>
          </w:rPr>
          <w:t>seño de las actividades.</w:t>
        </w:r>
      </w:ins>
    </w:p>
    <w:p w14:paraId="222C9578" w14:textId="1C7F7DED" w:rsidR="006948AE" w:rsidRDefault="006948AE" w:rsidP="000808DD">
      <w:pPr>
        <w:jc w:val="both"/>
        <w:rPr>
          <w:ins w:id="426" w:author="Javier Ebers" w:date="2016-04-18T15:26:00Z"/>
          <w:rFonts w:ascii="Bookman Old Style" w:hAnsi="Bookman Old Style"/>
          <w:sz w:val="24"/>
          <w:szCs w:val="24"/>
        </w:rPr>
      </w:pPr>
      <w:ins w:id="427" w:author="Javier Ebers" w:date="2016-04-18T15:28:00Z">
        <w:r>
          <w:rPr>
            <w:rFonts w:ascii="Bookman Old Style" w:hAnsi="Bookman Old Style"/>
            <w:sz w:val="24"/>
            <w:szCs w:val="24"/>
          </w:rPr>
          <w:t xml:space="preserve">Guiar a los alumnos en la resolución de los problemas planteados haciendo uso de los conceptos básicos de las ciencias de la computación y </w:t>
        </w:r>
      </w:ins>
      <w:ins w:id="428" w:author="Javier Ebers" w:date="2016-04-18T15:31:00Z">
        <w:r>
          <w:rPr>
            <w:rFonts w:ascii="Bookman Old Style" w:hAnsi="Bookman Old Style"/>
            <w:sz w:val="24"/>
            <w:szCs w:val="24"/>
          </w:rPr>
          <w:t>l</w:t>
        </w:r>
      </w:ins>
      <w:ins w:id="429" w:author="Javier Ebers" w:date="2016-04-18T15:28:00Z">
        <w:r>
          <w:rPr>
            <w:rFonts w:ascii="Bookman Old Style" w:hAnsi="Bookman Old Style"/>
            <w:sz w:val="24"/>
            <w:szCs w:val="24"/>
          </w:rPr>
          <w:t>a programación</w:t>
        </w:r>
      </w:ins>
      <w:ins w:id="430" w:author="Javier Ebers" w:date="2016-04-18T15:31:00Z">
        <w:r>
          <w:rPr>
            <w:rFonts w:ascii="Bookman Old Style" w:hAnsi="Bookman Old Style"/>
            <w:sz w:val="24"/>
            <w:szCs w:val="24"/>
          </w:rPr>
          <w:t xml:space="preserve"> con retroalimentación en tiempo real</w:t>
        </w:r>
      </w:ins>
      <w:ins w:id="431" w:author="Javier Ebers" w:date="2016-04-18T15:28:00Z">
        <w:r>
          <w:rPr>
            <w:rFonts w:ascii="Bookman Old Style" w:hAnsi="Bookman Old Style"/>
            <w:sz w:val="24"/>
            <w:szCs w:val="24"/>
          </w:rPr>
          <w:t>.</w:t>
        </w:r>
      </w:ins>
    </w:p>
    <w:p w14:paraId="46516771" w14:textId="23042FFD" w:rsidR="006948AE" w:rsidRPr="001349D6" w:rsidRDefault="006948AE" w:rsidP="000808DD">
      <w:pPr>
        <w:jc w:val="both"/>
        <w:rPr>
          <w:ins w:id="432" w:author="Javier Ebers" w:date="2016-04-18T15:22:00Z"/>
          <w:rFonts w:ascii="Bookman Old Style" w:hAnsi="Bookman Old Style"/>
          <w:sz w:val="24"/>
          <w:szCs w:val="24"/>
        </w:rPr>
      </w:pPr>
      <w:ins w:id="433" w:author="Javier Ebers" w:date="2016-04-18T15:26:00Z">
        <w:r>
          <w:rPr>
            <w:rFonts w:ascii="Bookman Old Style" w:hAnsi="Bookman Old Style"/>
            <w:sz w:val="24"/>
            <w:szCs w:val="24"/>
          </w:rPr>
          <w:t>Proveer información</w:t>
        </w:r>
      </w:ins>
      <w:ins w:id="434" w:author="Javier Ebers" w:date="2016-04-18T15:27:00Z">
        <w:r>
          <w:rPr>
            <w:rFonts w:ascii="Bookman Old Style" w:hAnsi="Bookman Old Style"/>
            <w:sz w:val="24"/>
            <w:szCs w:val="24"/>
          </w:rPr>
          <w:t xml:space="preserve"> y reportes</w:t>
        </w:r>
      </w:ins>
      <w:ins w:id="435" w:author="Javier Ebers" w:date="2016-04-18T15:26:00Z">
        <w:r>
          <w:rPr>
            <w:rFonts w:ascii="Bookman Old Style" w:hAnsi="Bookman Old Style"/>
            <w:sz w:val="24"/>
            <w:szCs w:val="24"/>
          </w:rPr>
          <w:t xml:space="preserve"> en tiempo real e </w:t>
        </w:r>
      </w:ins>
      <w:ins w:id="436" w:author="Javier Ebers" w:date="2016-04-19T20:37:00Z">
        <w:r w:rsidR="00887B1C">
          <w:rPr>
            <w:rFonts w:ascii="Bookman Old Style" w:hAnsi="Bookman Old Style"/>
            <w:sz w:val="24"/>
            <w:szCs w:val="24"/>
          </w:rPr>
          <w:t>histórico</w:t>
        </w:r>
      </w:ins>
      <w:ins w:id="437" w:author="Javier Ebers" w:date="2016-04-18T15:26:00Z">
        <w:r>
          <w:rPr>
            <w:rFonts w:ascii="Bookman Old Style" w:hAnsi="Bookman Old Style"/>
            <w:sz w:val="24"/>
            <w:szCs w:val="24"/>
          </w:rPr>
          <w:t xml:space="preserve"> del </w:t>
        </w:r>
      </w:ins>
      <w:ins w:id="438" w:author="Javier Ebers" w:date="2016-04-18T15:27:00Z">
        <w:r>
          <w:rPr>
            <w:rFonts w:ascii="Bookman Old Style" w:hAnsi="Bookman Old Style"/>
            <w:sz w:val="24"/>
            <w:szCs w:val="24"/>
          </w:rPr>
          <w:t>progreso</w:t>
        </w:r>
      </w:ins>
      <w:ins w:id="439" w:author="Javier Ebers" w:date="2016-04-18T15:26:00Z">
        <w:r>
          <w:rPr>
            <w:rFonts w:ascii="Bookman Old Style" w:hAnsi="Bookman Old Style"/>
            <w:sz w:val="24"/>
            <w:szCs w:val="24"/>
          </w:rPr>
          <w:t xml:space="preserve"> de los alumnos</w:t>
        </w:r>
      </w:ins>
      <w:ins w:id="440" w:author="Javier Ebers" w:date="2016-04-18T15:27:00Z">
        <w:r>
          <w:rPr>
            <w:rFonts w:ascii="Bookman Old Style" w:hAnsi="Bookman Old Style"/>
            <w:sz w:val="24"/>
            <w:szCs w:val="24"/>
          </w:rPr>
          <w:t>.</w:t>
        </w:r>
      </w:ins>
    </w:p>
    <w:p w14:paraId="7A756102" w14:textId="77777777" w:rsidR="004360CD" w:rsidRDefault="004360CD" w:rsidP="000808DD">
      <w:pPr>
        <w:jc w:val="both"/>
        <w:rPr>
          <w:ins w:id="441" w:author="Javier Ebers" w:date="2016-04-18T15:18:00Z"/>
          <w:rFonts w:ascii="Bookman Old Style" w:hAnsi="Bookman Old Style"/>
          <w:sz w:val="24"/>
          <w:szCs w:val="24"/>
        </w:rPr>
      </w:pPr>
    </w:p>
    <w:p w14:paraId="048CB371" w14:textId="38C91E05" w:rsidR="004360CD" w:rsidRPr="004360CD" w:rsidRDefault="004360CD" w:rsidP="000808DD">
      <w:pPr>
        <w:jc w:val="both"/>
        <w:rPr>
          <w:ins w:id="442" w:author="Javier Ebers" w:date="2016-04-18T15:18:00Z"/>
          <w:rFonts w:ascii="Bookman Old Style" w:hAnsi="Bookman Old Style"/>
          <w:sz w:val="24"/>
          <w:szCs w:val="24"/>
          <w:u w:val="single"/>
          <w:rPrChange w:id="443" w:author="Javier Ebers" w:date="2016-04-18T15:22:00Z">
            <w:rPr>
              <w:ins w:id="444" w:author="Javier Ebers" w:date="2016-04-18T15:18:00Z"/>
              <w:rFonts w:ascii="Bookman Old Style" w:hAnsi="Bookman Old Style"/>
              <w:sz w:val="24"/>
              <w:szCs w:val="24"/>
            </w:rPr>
          </w:rPrChange>
        </w:rPr>
      </w:pPr>
      <w:ins w:id="445" w:author="Javier Ebers" w:date="2016-04-18T15:18:00Z">
        <w:r w:rsidRPr="004360CD">
          <w:rPr>
            <w:rFonts w:ascii="Bookman Old Style" w:hAnsi="Bookman Old Style"/>
            <w:sz w:val="24"/>
            <w:szCs w:val="24"/>
            <w:u w:val="single"/>
            <w:rPrChange w:id="446" w:author="Javier Ebers" w:date="2016-04-18T15:22:00Z">
              <w:rPr>
                <w:rFonts w:ascii="Bookman Old Style" w:hAnsi="Bookman Old Style"/>
                <w:sz w:val="24"/>
                <w:szCs w:val="24"/>
              </w:rPr>
            </w:rPrChange>
          </w:rPr>
          <w:t>Limitaciones</w:t>
        </w:r>
      </w:ins>
    </w:p>
    <w:p w14:paraId="567099CC" w14:textId="1C7B39FF" w:rsidR="004360CD" w:rsidRDefault="004360CD">
      <w:pPr>
        <w:pStyle w:val="Prrafodelista"/>
        <w:numPr>
          <w:ilvl w:val="0"/>
          <w:numId w:val="5"/>
        </w:numPr>
        <w:jc w:val="both"/>
        <w:rPr>
          <w:ins w:id="447" w:author="Javier Ebers" w:date="2016-04-19T20:37:00Z"/>
          <w:rFonts w:ascii="Bookman Old Style" w:hAnsi="Bookman Old Style"/>
          <w:sz w:val="24"/>
          <w:szCs w:val="24"/>
        </w:rPr>
        <w:pPrChange w:id="448" w:author="Javier Ebers" w:date="2016-04-18T15:25:00Z">
          <w:pPr>
            <w:jc w:val="both"/>
          </w:pPr>
        </w:pPrChange>
      </w:pPr>
      <w:ins w:id="449" w:author="Javier Ebers" w:date="2016-04-18T15:18:00Z">
        <w:r w:rsidRPr="006948AE">
          <w:rPr>
            <w:rFonts w:ascii="Bookman Old Style" w:hAnsi="Bookman Old Style"/>
            <w:sz w:val="24"/>
            <w:szCs w:val="24"/>
            <w:rPrChange w:id="450" w:author="Javier Ebers" w:date="2016-04-18T15:25:00Z">
              <w:rPr/>
            </w:rPrChange>
          </w:rPr>
          <w:t>El proyecto asu</w:t>
        </w:r>
      </w:ins>
      <w:ins w:id="451" w:author="Javier Ebers" w:date="2016-04-18T15:19:00Z">
        <w:r w:rsidRPr="006948AE">
          <w:rPr>
            <w:rFonts w:ascii="Bookman Old Style" w:hAnsi="Bookman Old Style"/>
            <w:sz w:val="24"/>
            <w:szCs w:val="24"/>
            <w:rPrChange w:id="452" w:author="Javier Ebers" w:date="2016-04-18T15:25:00Z">
              <w:rPr/>
            </w:rPrChange>
          </w:rPr>
          <w:t>me que los usuarios finales del sistema cuentan con los recursos tecno</w:t>
        </w:r>
      </w:ins>
      <w:ins w:id="453" w:author="Javier Ebers" w:date="2016-04-18T16:19:00Z">
        <w:r w:rsidR="0009279B">
          <w:rPr>
            <w:rFonts w:ascii="Bookman Old Style" w:hAnsi="Bookman Old Style"/>
            <w:sz w:val="24"/>
            <w:szCs w:val="24"/>
          </w:rPr>
          <w:t>l</w:t>
        </w:r>
      </w:ins>
      <w:ins w:id="454" w:author="Javier Ebers" w:date="2016-04-18T15:19:00Z">
        <w:r w:rsidRPr="006948AE">
          <w:rPr>
            <w:rFonts w:ascii="Bookman Old Style" w:hAnsi="Bookman Old Style"/>
            <w:sz w:val="24"/>
            <w:szCs w:val="24"/>
            <w:rPrChange w:id="455" w:author="Javier Ebers" w:date="2016-04-18T15:25:00Z">
              <w:rPr/>
            </w:rPrChange>
          </w:rPr>
          <w:t xml:space="preserve">ógicos </w:t>
        </w:r>
      </w:ins>
      <w:ins w:id="456" w:author="Javier Ebers" w:date="2016-04-18T15:20:00Z">
        <w:r w:rsidRPr="006948AE">
          <w:rPr>
            <w:rFonts w:ascii="Bookman Old Style" w:hAnsi="Bookman Old Style"/>
            <w:sz w:val="24"/>
            <w:szCs w:val="24"/>
            <w:rPrChange w:id="457" w:author="Javier Ebers" w:date="2016-04-18T15:25:00Z">
              <w:rPr/>
            </w:rPrChange>
          </w:rPr>
          <w:t xml:space="preserve">mínimos necesarios para hacer uso de </w:t>
        </w:r>
      </w:ins>
      <w:ins w:id="458" w:author="Javier Ebers" w:date="2016-04-19T20:37:00Z">
        <w:r w:rsidR="00887B1C" w:rsidRPr="006948AE">
          <w:rPr>
            <w:rFonts w:ascii="Bookman Old Style" w:hAnsi="Bookman Old Style"/>
            <w:sz w:val="24"/>
            <w:szCs w:val="24"/>
          </w:rPr>
          <w:t>la</w:t>
        </w:r>
      </w:ins>
      <w:ins w:id="459" w:author="Javier Ebers" w:date="2016-04-18T15:20:00Z">
        <w:r w:rsidRPr="006948AE">
          <w:rPr>
            <w:rFonts w:ascii="Bookman Old Style" w:hAnsi="Bookman Old Style"/>
            <w:sz w:val="24"/>
            <w:szCs w:val="24"/>
            <w:rPrChange w:id="460" w:author="Javier Ebers" w:date="2016-04-18T15:25:00Z">
              <w:rPr/>
            </w:rPrChange>
          </w:rPr>
          <w:t xml:space="preserve"> plataforma, como es un computador con conexión a inter</w:t>
        </w:r>
      </w:ins>
      <w:ins w:id="461" w:author="Javier Ebers" w:date="2016-04-18T15:21:00Z">
        <w:r w:rsidRPr="006948AE">
          <w:rPr>
            <w:rFonts w:ascii="Bookman Old Style" w:hAnsi="Bookman Old Style"/>
            <w:sz w:val="24"/>
            <w:szCs w:val="24"/>
            <w:rPrChange w:id="462" w:author="Javier Ebers" w:date="2016-04-18T15:25:00Z">
              <w:rPr/>
            </w:rPrChange>
          </w:rPr>
          <w:t>net y un navegador web moderno. La plataforma no cubre las situaciones en que estas condiciones no se cumplan.</w:t>
        </w:r>
      </w:ins>
    </w:p>
    <w:p w14:paraId="3E6CB8F7" w14:textId="5B300FF9" w:rsidR="00887B1C" w:rsidRDefault="00887B1C">
      <w:pPr>
        <w:pStyle w:val="Prrafodelista"/>
        <w:numPr>
          <w:ilvl w:val="0"/>
          <w:numId w:val="5"/>
        </w:numPr>
        <w:jc w:val="both"/>
        <w:rPr>
          <w:ins w:id="463" w:author="Javier Ebers" w:date="2016-04-19T20:38:00Z"/>
          <w:rFonts w:ascii="Bookman Old Style" w:hAnsi="Bookman Old Style"/>
          <w:sz w:val="24"/>
          <w:szCs w:val="24"/>
        </w:rPr>
        <w:pPrChange w:id="464" w:author="Javier Ebers" w:date="2016-04-18T15:25:00Z">
          <w:pPr>
            <w:jc w:val="both"/>
          </w:pPr>
        </w:pPrChange>
      </w:pPr>
      <w:ins w:id="465" w:author="Javier Ebers" w:date="2016-04-19T20:38:00Z">
        <w:r>
          <w:rPr>
            <w:rFonts w:ascii="Bookman Old Style" w:hAnsi="Bookman Old Style"/>
            <w:sz w:val="24"/>
            <w:szCs w:val="24"/>
          </w:rPr>
          <w:t xml:space="preserve">La plataforma será compatible </w:t>
        </w:r>
      </w:ins>
      <w:ins w:id="466" w:author="Javier Ebers" w:date="2016-04-19T23:26:00Z">
        <w:r w:rsidR="00E020B0">
          <w:rPr>
            <w:rFonts w:ascii="Bookman Old Style" w:hAnsi="Bookman Old Style"/>
            <w:sz w:val="24"/>
            <w:szCs w:val="24"/>
          </w:rPr>
          <w:t>con</w:t>
        </w:r>
      </w:ins>
      <w:ins w:id="467" w:author="Javier Ebers" w:date="2016-04-19T20:38:00Z">
        <w:r>
          <w:rPr>
            <w:rFonts w:ascii="Bookman Old Style" w:hAnsi="Bookman Old Style"/>
            <w:sz w:val="24"/>
            <w:szCs w:val="24"/>
          </w:rPr>
          <w:t xml:space="preserve"> siguientes navegadores</w:t>
        </w:r>
      </w:ins>
      <w:ins w:id="468" w:author="Javier Ebers" w:date="2016-04-19T23:26:00Z">
        <w:r w:rsidR="00E020B0">
          <w:rPr>
            <w:rFonts w:ascii="Bookman Old Style" w:hAnsi="Bookman Old Style"/>
            <w:sz w:val="24"/>
            <w:szCs w:val="24"/>
          </w:rPr>
          <w:t>, los cuales presentan soporte para las tecnologías web a utilizar (</w:t>
        </w:r>
      </w:ins>
      <w:ins w:id="469" w:author="Javier Ebers" w:date="2016-04-19T23:27:00Z">
        <w:r w:rsidR="00E020B0">
          <w:rPr>
            <w:rFonts w:ascii="Bookman Old Style" w:hAnsi="Bookman Old Style"/>
            <w:sz w:val="24"/>
            <w:szCs w:val="24"/>
          </w:rPr>
          <w:t>HTML5, CSS3, ECMASCRIPT 5</w:t>
        </w:r>
      </w:ins>
      <w:ins w:id="470" w:author="Javier Ebers" w:date="2016-04-19T23:26:00Z">
        <w:r w:rsidR="00E020B0">
          <w:rPr>
            <w:rFonts w:ascii="Bookman Old Style" w:hAnsi="Bookman Old Style"/>
            <w:sz w:val="24"/>
            <w:szCs w:val="24"/>
          </w:rPr>
          <w:t>)</w:t>
        </w:r>
      </w:ins>
      <w:ins w:id="471" w:author="Javier Ebers" w:date="2016-04-19T20:38:00Z">
        <w:r w:rsidR="009C6A20">
          <w:rPr>
            <w:rFonts w:ascii="Bookman Old Style" w:hAnsi="Bookman Old Style"/>
            <w:sz w:val="24"/>
            <w:szCs w:val="24"/>
          </w:rPr>
          <w:t>:</w:t>
        </w:r>
      </w:ins>
    </w:p>
    <w:p w14:paraId="1D977885" w14:textId="56F7555D" w:rsidR="009C6A20" w:rsidRDefault="009C6A20">
      <w:pPr>
        <w:pStyle w:val="Prrafodelista"/>
        <w:numPr>
          <w:ilvl w:val="1"/>
          <w:numId w:val="5"/>
        </w:numPr>
        <w:jc w:val="both"/>
        <w:rPr>
          <w:ins w:id="472" w:author="Javier Ebers" w:date="2016-04-19T23:29:00Z"/>
          <w:rFonts w:ascii="Bookman Old Style" w:hAnsi="Bookman Old Style"/>
          <w:sz w:val="24"/>
          <w:szCs w:val="24"/>
        </w:rPr>
        <w:pPrChange w:id="473" w:author="Javier Ebers" w:date="2016-04-19T20:38:00Z">
          <w:pPr>
            <w:jc w:val="both"/>
          </w:pPr>
        </w:pPrChange>
      </w:pPr>
      <w:ins w:id="474" w:author="Javier Ebers" w:date="2016-04-19T20:38:00Z">
        <w:r>
          <w:rPr>
            <w:rFonts w:ascii="Bookman Old Style" w:hAnsi="Bookman Old Style"/>
            <w:sz w:val="24"/>
            <w:szCs w:val="24"/>
          </w:rPr>
          <w:t>Internet Explorer 11</w:t>
        </w:r>
      </w:ins>
    </w:p>
    <w:p w14:paraId="174F5B19" w14:textId="0D06A47D" w:rsidR="009C6A20" w:rsidRDefault="009C6A20">
      <w:pPr>
        <w:pStyle w:val="Prrafodelista"/>
        <w:numPr>
          <w:ilvl w:val="1"/>
          <w:numId w:val="5"/>
        </w:numPr>
        <w:jc w:val="both"/>
        <w:rPr>
          <w:ins w:id="475" w:author="Javier Ebers" w:date="2016-04-19T20:39:00Z"/>
          <w:rFonts w:ascii="Bookman Old Style" w:hAnsi="Bookman Old Style"/>
          <w:sz w:val="24"/>
          <w:szCs w:val="24"/>
        </w:rPr>
        <w:pPrChange w:id="476" w:author="Javier Ebers" w:date="2016-04-19T20:38:00Z">
          <w:pPr>
            <w:jc w:val="both"/>
          </w:pPr>
        </w:pPrChange>
      </w:pPr>
      <w:ins w:id="477" w:author="Javier Ebers" w:date="2016-04-19T20:38:00Z">
        <w:r>
          <w:rPr>
            <w:rFonts w:ascii="Bookman Old Style" w:hAnsi="Bookman Old Style"/>
            <w:sz w:val="24"/>
            <w:szCs w:val="24"/>
          </w:rPr>
          <w:t xml:space="preserve">Chrome </w:t>
        </w:r>
      </w:ins>
      <w:ins w:id="478" w:author="Javier Ebers" w:date="2016-04-19T20:39:00Z">
        <w:r>
          <w:rPr>
            <w:rFonts w:ascii="Bookman Old Style" w:hAnsi="Bookman Old Style"/>
            <w:sz w:val="24"/>
            <w:szCs w:val="24"/>
          </w:rPr>
          <w:t xml:space="preserve">versión </w:t>
        </w:r>
        <w:r w:rsidR="00BA797C">
          <w:rPr>
            <w:rFonts w:ascii="Bookman Old Style" w:hAnsi="Bookman Old Style"/>
            <w:sz w:val="24"/>
            <w:szCs w:val="24"/>
          </w:rPr>
          <w:t>50</w:t>
        </w:r>
        <w:r>
          <w:rPr>
            <w:rFonts w:ascii="Bookman Old Style" w:hAnsi="Bookman Old Style"/>
            <w:sz w:val="24"/>
            <w:szCs w:val="24"/>
          </w:rPr>
          <w:t>.</w:t>
        </w:r>
      </w:ins>
      <w:ins w:id="479" w:author="Javier Ebers" w:date="2016-04-19T23:25:00Z">
        <w:r w:rsidR="00BA797C">
          <w:rPr>
            <w:rFonts w:ascii="Bookman Old Style" w:hAnsi="Bookman Old Style"/>
            <w:sz w:val="24"/>
            <w:szCs w:val="24"/>
          </w:rPr>
          <w:t>0</w:t>
        </w:r>
      </w:ins>
    </w:p>
    <w:p w14:paraId="4137D5E9" w14:textId="5DE1B44C" w:rsidR="009C6A20" w:rsidRDefault="009C6A20">
      <w:pPr>
        <w:pStyle w:val="Prrafodelista"/>
        <w:numPr>
          <w:ilvl w:val="1"/>
          <w:numId w:val="5"/>
        </w:numPr>
        <w:jc w:val="both"/>
        <w:rPr>
          <w:ins w:id="480" w:author="Javier Ebers" w:date="2016-04-20T22:40:00Z"/>
          <w:rFonts w:ascii="Bookman Old Style" w:hAnsi="Bookman Old Style"/>
          <w:sz w:val="24"/>
          <w:szCs w:val="24"/>
        </w:rPr>
        <w:pPrChange w:id="481" w:author="Javier Ebers" w:date="2016-04-19T20:38:00Z">
          <w:pPr>
            <w:jc w:val="both"/>
          </w:pPr>
        </w:pPrChange>
      </w:pPr>
      <w:ins w:id="482" w:author="Javier Ebers" w:date="2016-04-19T20:40:00Z">
        <w:r>
          <w:rPr>
            <w:rFonts w:ascii="Bookman Old Style" w:hAnsi="Bookman Old Style"/>
            <w:sz w:val="24"/>
            <w:szCs w:val="24"/>
          </w:rPr>
          <w:t xml:space="preserve">Mozilla </w:t>
        </w:r>
      </w:ins>
      <w:ins w:id="483" w:author="Javier Ebers" w:date="2016-04-19T20:39:00Z">
        <w:r>
          <w:rPr>
            <w:rFonts w:ascii="Bookman Old Style" w:hAnsi="Bookman Old Style"/>
            <w:sz w:val="24"/>
            <w:szCs w:val="24"/>
          </w:rPr>
          <w:t xml:space="preserve">Firefox </w:t>
        </w:r>
      </w:ins>
      <w:ins w:id="484" w:author="Javier Ebers" w:date="2016-04-19T23:29:00Z">
        <w:r w:rsidR="00E020B0">
          <w:rPr>
            <w:rFonts w:ascii="Bookman Old Style" w:hAnsi="Bookman Old Style"/>
            <w:sz w:val="24"/>
            <w:szCs w:val="24"/>
          </w:rPr>
          <w:t>5.1.7</w:t>
        </w:r>
      </w:ins>
    </w:p>
    <w:p w14:paraId="67A774F5" w14:textId="6A21EC4E" w:rsidR="007124FA" w:rsidRPr="006948AE" w:rsidRDefault="007124FA">
      <w:pPr>
        <w:pStyle w:val="Prrafodelista"/>
        <w:numPr>
          <w:ilvl w:val="1"/>
          <w:numId w:val="5"/>
        </w:numPr>
        <w:jc w:val="both"/>
        <w:rPr>
          <w:ins w:id="485" w:author="Javier Ebers" w:date="2016-04-18T15:23:00Z"/>
          <w:rFonts w:ascii="Bookman Old Style" w:hAnsi="Bookman Old Style"/>
          <w:sz w:val="24"/>
          <w:szCs w:val="24"/>
          <w:rPrChange w:id="486" w:author="Javier Ebers" w:date="2016-04-18T15:25:00Z">
            <w:rPr>
              <w:ins w:id="487" w:author="Javier Ebers" w:date="2016-04-18T15:23:00Z"/>
            </w:rPr>
          </w:rPrChange>
        </w:rPr>
        <w:pPrChange w:id="488" w:author="Javier Ebers" w:date="2016-04-19T20:38:00Z">
          <w:pPr>
            <w:jc w:val="both"/>
          </w:pPr>
        </w:pPrChange>
      </w:pPr>
      <w:ins w:id="489" w:author="Javier Ebers" w:date="2016-04-20T22:40:00Z">
        <w:r>
          <w:rPr>
            <w:rFonts w:ascii="Bookman Old Style" w:hAnsi="Bookman Old Style"/>
            <w:sz w:val="24"/>
            <w:szCs w:val="24"/>
          </w:rPr>
          <w:t xml:space="preserve">Safari </w:t>
        </w:r>
      </w:ins>
      <w:ins w:id="490" w:author="Javier Ebers" w:date="2016-04-20T22:46:00Z">
        <w:r>
          <w:rPr>
            <w:rFonts w:ascii="Bookman Old Style" w:hAnsi="Bookman Old Style"/>
            <w:sz w:val="24"/>
            <w:szCs w:val="24"/>
          </w:rPr>
          <w:t>5.1.7</w:t>
        </w:r>
      </w:ins>
    </w:p>
    <w:p w14:paraId="1CFE052D" w14:textId="1033EE8C" w:rsidR="00AF41C8" w:rsidRDefault="004360CD" w:rsidP="000808DD">
      <w:pPr>
        <w:pStyle w:val="Prrafodelista"/>
        <w:numPr>
          <w:ilvl w:val="0"/>
          <w:numId w:val="5"/>
        </w:numPr>
        <w:jc w:val="both"/>
        <w:rPr>
          <w:rFonts w:ascii="Bookman Old Style" w:hAnsi="Bookman Old Style"/>
          <w:sz w:val="24"/>
          <w:szCs w:val="24"/>
        </w:rPr>
      </w:pPr>
      <w:ins w:id="491" w:author="Javier Ebers" w:date="2016-04-18T15:23:00Z">
        <w:r w:rsidRPr="006948AE">
          <w:rPr>
            <w:rFonts w:ascii="Bookman Old Style" w:hAnsi="Bookman Old Style"/>
            <w:sz w:val="24"/>
            <w:szCs w:val="24"/>
            <w:rPrChange w:id="492" w:author="Javier Ebers" w:date="2016-04-18T15:25:00Z">
              <w:rPr/>
            </w:rPrChange>
          </w:rPr>
          <w:t xml:space="preserve">La plataforma no contempla la creación de todos los ejercicios disponibles a realizar por los alumnos, sino que la tarea de diseño y creación de los mismos se </w:t>
        </w:r>
        <w:r w:rsidR="006948AE" w:rsidRPr="006948AE">
          <w:rPr>
            <w:rFonts w:ascii="Bookman Old Style" w:hAnsi="Bookman Old Style"/>
            <w:sz w:val="24"/>
            <w:szCs w:val="24"/>
            <w:rPrChange w:id="493" w:author="Javier Ebers" w:date="2016-04-18T15:25:00Z">
              <w:rPr/>
            </w:rPrChange>
          </w:rPr>
          <w:t>deja en manos de los docentes que hagan uso de la misma</w:t>
        </w:r>
      </w:ins>
      <w:ins w:id="494" w:author="Javier Ebers" w:date="2016-04-18T15:24:00Z">
        <w:r w:rsidR="006948AE" w:rsidRPr="006948AE">
          <w:rPr>
            <w:rFonts w:ascii="Bookman Old Style" w:hAnsi="Bookman Old Style"/>
            <w:sz w:val="24"/>
            <w:szCs w:val="24"/>
            <w:rPrChange w:id="495" w:author="Javier Ebers" w:date="2016-04-18T15:25:00Z">
              <w:rPr/>
            </w:rPrChange>
          </w:rPr>
          <w:t xml:space="preserve"> como apoyo a su área académica.</w:t>
        </w:r>
      </w:ins>
    </w:p>
    <w:p w14:paraId="41286363" w14:textId="77777777" w:rsidR="008B023B" w:rsidRDefault="008B023B" w:rsidP="008B023B">
      <w:pPr>
        <w:jc w:val="both"/>
        <w:rPr>
          <w:rFonts w:ascii="Bookman Old Style" w:hAnsi="Bookman Old Style"/>
          <w:sz w:val="24"/>
          <w:szCs w:val="24"/>
        </w:rPr>
      </w:pPr>
    </w:p>
    <w:p w14:paraId="09958A28" w14:textId="77777777" w:rsidR="008B023B" w:rsidRPr="008B023B" w:rsidRDefault="008B023B" w:rsidP="008B023B">
      <w:pPr>
        <w:jc w:val="both"/>
        <w:rPr>
          <w:ins w:id="496" w:author="Javier Ebers" w:date="2016-04-18T01:25:00Z"/>
          <w:rFonts w:ascii="Bookman Old Style" w:hAnsi="Bookman Old Style"/>
          <w:sz w:val="24"/>
          <w:szCs w:val="24"/>
        </w:rPr>
      </w:pPr>
    </w:p>
    <w:p w14:paraId="463D94B2" w14:textId="77AF6337" w:rsidR="00E30263" w:rsidRPr="00A40B73" w:rsidRDefault="00E30263" w:rsidP="005F4457">
      <w:pPr>
        <w:pStyle w:val="Ttulo2"/>
        <w:rPr>
          <w:ins w:id="497" w:author="Javier Ebers" w:date="2016-04-18T01:25:00Z"/>
        </w:rPr>
      </w:pPr>
      <w:bookmarkStart w:id="498" w:name="_Toc455520355"/>
      <w:ins w:id="499" w:author="Javier Ebers" w:date="2016-04-18T01:25:00Z">
        <w:r w:rsidRPr="00A40B73">
          <w:lastRenderedPageBreak/>
          <w:t>Factibilidad</w:t>
        </w:r>
        <w:bookmarkEnd w:id="498"/>
      </w:ins>
    </w:p>
    <w:p w14:paraId="5FEE7DAC" w14:textId="1E7E3616" w:rsidR="00E30263" w:rsidRPr="00757FC2" w:rsidRDefault="00E30263" w:rsidP="000808DD">
      <w:pPr>
        <w:jc w:val="both"/>
        <w:rPr>
          <w:ins w:id="500" w:author="Javier Ebers" w:date="2016-04-18T01:25:00Z"/>
          <w:rFonts w:ascii="Bookman Old Style" w:hAnsi="Bookman Old Style"/>
          <w:sz w:val="24"/>
          <w:szCs w:val="24"/>
          <w:u w:val="single"/>
          <w:rPrChange w:id="501" w:author="Javier Ebers" w:date="2016-04-18T14:08:00Z">
            <w:rPr>
              <w:ins w:id="502" w:author="Javier Ebers" w:date="2016-04-18T01:25:00Z"/>
              <w:rFonts w:ascii="Bookman Old Style" w:hAnsi="Bookman Old Style"/>
              <w:sz w:val="24"/>
              <w:szCs w:val="24"/>
            </w:rPr>
          </w:rPrChange>
        </w:rPr>
      </w:pPr>
      <w:ins w:id="503" w:author="Javier Ebers" w:date="2016-04-18T01:25:00Z">
        <w:r w:rsidRPr="00757FC2">
          <w:rPr>
            <w:rFonts w:ascii="Bookman Old Style" w:hAnsi="Bookman Old Style"/>
            <w:sz w:val="24"/>
            <w:szCs w:val="24"/>
            <w:u w:val="single"/>
            <w:rPrChange w:id="504" w:author="Javier Ebers" w:date="2016-04-18T14:08:00Z">
              <w:rPr>
                <w:rFonts w:ascii="Bookman Old Style" w:hAnsi="Bookman Old Style"/>
                <w:sz w:val="24"/>
                <w:szCs w:val="24"/>
              </w:rPr>
            </w:rPrChange>
          </w:rPr>
          <w:t>Factibilidad Técnica</w:t>
        </w:r>
      </w:ins>
    </w:p>
    <w:p w14:paraId="5B36C927" w14:textId="7262E021" w:rsidR="00E30263" w:rsidRDefault="00E30263" w:rsidP="000808DD">
      <w:pPr>
        <w:jc w:val="both"/>
        <w:rPr>
          <w:ins w:id="505" w:author="Javier Ebers" w:date="2016-04-18T01:27:00Z"/>
          <w:rFonts w:ascii="Bookman Old Style" w:hAnsi="Bookman Old Style"/>
          <w:sz w:val="24"/>
          <w:szCs w:val="24"/>
        </w:rPr>
      </w:pPr>
      <w:ins w:id="506" w:author="Javier Ebers" w:date="2016-04-18T01:25:00Z">
        <w:r>
          <w:rPr>
            <w:rFonts w:ascii="Bookman Old Style" w:hAnsi="Bookman Old Style"/>
            <w:sz w:val="24"/>
            <w:szCs w:val="24"/>
          </w:rPr>
          <w:t xml:space="preserve">Con respecto al desarrollo de la plataforma, cabe destacar </w:t>
        </w:r>
      </w:ins>
      <w:ins w:id="507" w:author="Javier Ebers" w:date="2016-04-18T01:26:00Z">
        <w:r>
          <w:rPr>
            <w:rFonts w:ascii="Bookman Old Style" w:hAnsi="Bookman Old Style"/>
            <w:sz w:val="24"/>
            <w:szCs w:val="24"/>
          </w:rPr>
          <w:t>que ya existen las tecnologías necesarias para la implementación de la misma</w:t>
        </w:r>
      </w:ins>
      <w:ins w:id="508" w:author="Javier Ebers" w:date="2016-04-18T14:18:00Z">
        <w:r w:rsidR="00850C58">
          <w:rPr>
            <w:rFonts w:ascii="Bookman Old Style" w:hAnsi="Bookman Old Style"/>
            <w:sz w:val="24"/>
            <w:szCs w:val="24"/>
          </w:rPr>
          <w:t xml:space="preserve"> (navegadores web, servidores, frameworks</w:t>
        </w:r>
      </w:ins>
      <w:r w:rsidR="00F463F6">
        <w:rPr>
          <w:rFonts w:ascii="Bookman Old Style" w:hAnsi="Bookman Old Style"/>
          <w:sz w:val="24"/>
          <w:szCs w:val="24"/>
        </w:rPr>
        <w:t xml:space="preserve"> y</w:t>
      </w:r>
      <w:ins w:id="509" w:author="Javier Ebers" w:date="2016-04-18T14:18:00Z">
        <w:r w:rsidR="00850C58">
          <w:rPr>
            <w:rFonts w:ascii="Bookman Old Style" w:hAnsi="Bookman Old Style"/>
            <w:sz w:val="24"/>
            <w:szCs w:val="24"/>
          </w:rPr>
          <w:t xml:space="preserve"> librerías)</w:t>
        </w:r>
      </w:ins>
      <w:ins w:id="510" w:author="Javier Ebers" w:date="2016-04-18T01:30:00Z">
        <w:r>
          <w:rPr>
            <w:rFonts w:ascii="Bookman Old Style" w:hAnsi="Bookman Old Style"/>
            <w:sz w:val="24"/>
            <w:szCs w:val="24"/>
          </w:rPr>
          <w:t>,</w:t>
        </w:r>
      </w:ins>
      <w:ins w:id="511" w:author="Javier Ebers" w:date="2016-04-18T01:26:00Z">
        <w:r>
          <w:rPr>
            <w:rFonts w:ascii="Bookman Old Style" w:hAnsi="Bookman Old Style"/>
            <w:sz w:val="24"/>
            <w:szCs w:val="24"/>
          </w:rPr>
          <w:t xml:space="preserve"> las cuales adem</w:t>
        </w:r>
      </w:ins>
      <w:ins w:id="512" w:author="Javier Ebers" w:date="2016-04-18T01:31:00Z">
        <w:r>
          <w:rPr>
            <w:rFonts w:ascii="Bookman Old Style" w:hAnsi="Bookman Old Style"/>
            <w:sz w:val="24"/>
            <w:szCs w:val="24"/>
          </w:rPr>
          <w:t>ás</w:t>
        </w:r>
      </w:ins>
      <w:ins w:id="513" w:author="Javier Ebers" w:date="2016-04-18T01:26:00Z">
        <w:r>
          <w:rPr>
            <w:rFonts w:ascii="Bookman Old Style" w:hAnsi="Bookman Old Style"/>
            <w:sz w:val="24"/>
            <w:szCs w:val="24"/>
          </w:rPr>
          <w:t xml:space="preserve"> son de libre acceso</w:t>
        </w:r>
      </w:ins>
      <w:ins w:id="514" w:author="Javier Ebers" w:date="2016-04-18T14:19:00Z">
        <w:r w:rsidR="00850C58">
          <w:rPr>
            <w:rFonts w:ascii="Bookman Old Style" w:hAnsi="Bookman Old Style"/>
            <w:sz w:val="24"/>
            <w:szCs w:val="24"/>
          </w:rPr>
          <w:t xml:space="preserve"> y uso</w:t>
        </w:r>
      </w:ins>
      <w:ins w:id="515" w:author="Javier Ebers" w:date="2016-04-18T01:26:00Z">
        <w:r>
          <w:rPr>
            <w:rFonts w:ascii="Bookman Old Style" w:hAnsi="Bookman Old Style"/>
            <w:sz w:val="24"/>
            <w:szCs w:val="24"/>
          </w:rPr>
          <w:t>.</w:t>
        </w:r>
      </w:ins>
      <w:ins w:id="516" w:author="Javier Ebers" w:date="2016-04-18T01:31:00Z">
        <w:r>
          <w:rPr>
            <w:rFonts w:ascii="Bookman Old Style" w:hAnsi="Bookman Old Style"/>
            <w:sz w:val="24"/>
            <w:szCs w:val="24"/>
          </w:rPr>
          <w:t xml:space="preserve"> Esto permite cubrir los requerimientos del proyecto tal como se plantean y acelerar el proceso de desarrollo </w:t>
        </w:r>
      </w:ins>
      <w:ins w:id="517" w:author="Javier Ebers" w:date="2016-04-18T01:32:00Z">
        <w:r>
          <w:rPr>
            <w:rFonts w:ascii="Bookman Old Style" w:hAnsi="Bookman Old Style"/>
            <w:sz w:val="24"/>
            <w:szCs w:val="24"/>
          </w:rPr>
          <w:t>ajustándose</w:t>
        </w:r>
      </w:ins>
      <w:ins w:id="518" w:author="Javier Ebers" w:date="2016-04-18T01:31:00Z">
        <w:r>
          <w:rPr>
            <w:rFonts w:ascii="Bookman Old Style" w:hAnsi="Bookman Old Style"/>
            <w:sz w:val="24"/>
            <w:szCs w:val="24"/>
          </w:rPr>
          <w:t xml:space="preserve"> </w:t>
        </w:r>
      </w:ins>
      <w:ins w:id="519" w:author="Javier Ebers" w:date="2016-04-18T01:32:00Z">
        <w:r>
          <w:rPr>
            <w:rFonts w:ascii="Bookman Old Style" w:hAnsi="Bookman Old Style"/>
            <w:sz w:val="24"/>
            <w:szCs w:val="24"/>
          </w:rPr>
          <w:t>al tiempo disponible para ello.</w:t>
        </w:r>
      </w:ins>
      <w:ins w:id="520" w:author="Javier Ebers" w:date="2016-04-18T01:26:00Z">
        <w:r>
          <w:rPr>
            <w:rFonts w:ascii="Bookman Old Style" w:hAnsi="Bookman Old Style"/>
            <w:sz w:val="24"/>
            <w:szCs w:val="24"/>
          </w:rPr>
          <w:t xml:space="preserve"> </w:t>
        </w:r>
      </w:ins>
    </w:p>
    <w:p w14:paraId="61371DC3" w14:textId="3C44CED8" w:rsidR="00E30263" w:rsidRDefault="00E30263" w:rsidP="000808DD">
      <w:pPr>
        <w:jc w:val="both"/>
        <w:rPr>
          <w:ins w:id="521" w:author="Javier Ebers" w:date="2016-04-18T01:33:00Z"/>
          <w:rFonts w:ascii="Bookman Old Style" w:hAnsi="Bookman Old Style"/>
          <w:sz w:val="24"/>
          <w:szCs w:val="24"/>
        </w:rPr>
      </w:pPr>
      <w:ins w:id="522" w:author="Javier Ebers" w:date="2016-04-18T01:28:00Z">
        <w:r>
          <w:rPr>
            <w:rFonts w:ascii="Bookman Old Style" w:hAnsi="Bookman Old Style"/>
            <w:sz w:val="24"/>
            <w:szCs w:val="24"/>
          </w:rPr>
          <w:t xml:space="preserve">Por otro lado, como se comentó en la sección de situación actual, gracias al proyecto </w:t>
        </w:r>
        <w:del w:id="523" w:author="Juan Felipe Calderon Maureira" w:date="2016-04-18T17:33:00Z">
          <w:r w:rsidDel="00DC41E4">
            <w:rPr>
              <w:rFonts w:ascii="Bookman Old Style" w:hAnsi="Bookman Old Style"/>
              <w:sz w:val="24"/>
              <w:szCs w:val="24"/>
            </w:rPr>
            <w:delText>e</w:delText>
          </w:r>
        </w:del>
      </w:ins>
      <w:ins w:id="524" w:author="Juan Felipe Calderon Maureira" w:date="2016-04-18T17:33:00Z">
        <w:r w:rsidR="00DC41E4">
          <w:rPr>
            <w:rFonts w:ascii="Bookman Old Style" w:hAnsi="Bookman Old Style"/>
            <w:sz w:val="24"/>
            <w:szCs w:val="24"/>
          </w:rPr>
          <w:t>E</w:t>
        </w:r>
      </w:ins>
      <w:ins w:id="525" w:author="Javier Ebers" w:date="2016-04-18T01:28:00Z">
        <w:r>
          <w:rPr>
            <w:rFonts w:ascii="Bookman Old Style" w:hAnsi="Bookman Old Style"/>
            <w:sz w:val="24"/>
            <w:szCs w:val="24"/>
          </w:rPr>
          <w:t xml:space="preserve">nlaces y los esfuerzos individuales de cada una de las escuelas, la gran mayoría ya cuenta con los recursos tecnológicos necesarios, </w:t>
        </w:r>
      </w:ins>
      <w:ins w:id="526" w:author="Javier Ebers" w:date="2016-04-18T01:29:00Z">
        <w:r>
          <w:rPr>
            <w:rFonts w:ascii="Bookman Old Style" w:hAnsi="Bookman Old Style"/>
            <w:sz w:val="24"/>
            <w:szCs w:val="24"/>
          </w:rPr>
          <w:t>específicamente hablando de computadores y conexión a internet. Esto permite que sin requerir de un elevado grado de inversión, es totalmente posible hacer uso en estas escuelas de la plataforma a desarrollar</w:t>
        </w:r>
      </w:ins>
      <w:ins w:id="527" w:author="Javier Ebers" w:date="2016-04-18T01:32:00Z">
        <w:r>
          <w:rPr>
            <w:rFonts w:ascii="Bookman Old Style" w:hAnsi="Bookman Old Style"/>
            <w:sz w:val="24"/>
            <w:szCs w:val="24"/>
          </w:rPr>
          <w:t xml:space="preserve">. </w:t>
        </w:r>
      </w:ins>
    </w:p>
    <w:p w14:paraId="099E7167" w14:textId="2F2D56DF" w:rsidR="00E30263" w:rsidRDefault="00E30263" w:rsidP="000808DD">
      <w:pPr>
        <w:jc w:val="both"/>
        <w:rPr>
          <w:ins w:id="528" w:author="Javier Ebers" w:date="2016-04-18T14:11:00Z"/>
          <w:rFonts w:ascii="Bookman Old Style" w:hAnsi="Bookman Old Style"/>
          <w:sz w:val="24"/>
          <w:szCs w:val="24"/>
        </w:rPr>
      </w:pPr>
      <w:ins w:id="529" w:author="Javier Ebers" w:date="2016-04-18T01:33:00Z">
        <w:r>
          <w:rPr>
            <w:rFonts w:ascii="Bookman Old Style" w:hAnsi="Bookman Old Style"/>
            <w:sz w:val="24"/>
            <w:szCs w:val="24"/>
          </w:rPr>
          <w:t xml:space="preserve">Teniendo estos puntos en consideración, se puede resumir que el proyecto es factible tecnológicamente hablando, tanto </w:t>
        </w:r>
      </w:ins>
      <w:ins w:id="530" w:author="Javier Ebers" w:date="2016-04-18T01:34:00Z">
        <w:r>
          <w:rPr>
            <w:rFonts w:ascii="Bookman Old Style" w:hAnsi="Bookman Old Style"/>
            <w:sz w:val="24"/>
            <w:szCs w:val="24"/>
          </w:rPr>
          <w:t>su desarrollo como su uso por parte de los usuarios finales.</w:t>
        </w:r>
      </w:ins>
    </w:p>
    <w:p w14:paraId="08CB95E1" w14:textId="44FFCB71" w:rsidR="00757FC2" w:rsidRPr="00757FC2" w:rsidRDefault="00757FC2" w:rsidP="000808DD">
      <w:pPr>
        <w:jc w:val="both"/>
        <w:rPr>
          <w:ins w:id="531" w:author="Javier Ebers" w:date="2016-04-18T14:12:00Z"/>
          <w:rFonts w:ascii="Bookman Old Style" w:hAnsi="Bookman Old Style"/>
          <w:sz w:val="24"/>
          <w:szCs w:val="24"/>
          <w:u w:val="single"/>
          <w:rPrChange w:id="532" w:author="Javier Ebers" w:date="2016-04-18T14:18:00Z">
            <w:rPr>
              <w:ins w:id="533" w:author="Javier Ebers" w:date="2016-04-18T14:12:00Z"/>
              <w:rFonts w:ascii="Bookman Old Style" w:hAnsi="Bookman Old Style"/>
              <w:sz w:val="24"/>
              <w:szCs w:val="24"/>
            </w:rPr>
          </w:rPrChange>
        </w:rPr>
      </w:pPr>
      <w:ins w:id="534" w:author="Javier Ebers" w:date="2016-04-18T14:11:00Z">
        <w:r w:rsidRPr="00757FC2">
          <w:rPr>
            <w:rFonts w:ascii="Bookman Old Style" w:hAnsi="Bookman Old Style"/>
            <w:sz w:val="24"/>
            <w:szCs w:val="24"/>
            <w:u w:val="single"/>
            <w:rPrChange w:id="535" w:author="Javier Ebers" w:date="2016-04-18T14:18:00Z">
              <w:rPr>
                <w:rFonts w:ascii="Bookman Old Style" w:hAnsi="Bookman Old Style"/>
                <w:sz w:val="24"/>
                <w:szCs w:val="24"/>
              </w:rPr>
            </w:rPrChange>
          </w:rPr>
          <w:t>Factibilidad Operativa</w:t>
        </w:r>
      </w:ins>
    </w:p>
    <w:p w14:paraId="451BB72D" w14:textId="14D216BF" w:rsidR="00757FC2" w:rsidRDefault="00757FC2" w:rsidP="000808DD">
      <w:pPr>
        <w:jc w:val="both"/>
        <w:rPr>
          <w:ins w:id="536" w:author="Javier Ebers" w:date="2016-04-18T14:15:00Z"/>
          <w:rFonts w:ascii="Bookman Old Style" w:hAnsi="Bookman Old Style"/>
          <w:sz w:val="24"/>
          <w:szCs w:val="24"/>
        </w:rPr>
      </w:pPr>
      <w:ins w:id="537" w:author="Javier Ebers" w:date="2016-04-18T14:12:00Z">
        <w:r>
          <w:rPr>
            <w:rFonts w:ascii="Bookman Old Style" w:hAnsi="Bookman Old Style"/>
            <w:sz w:val="24"/>
            <w:szCs w:val="24"/>
          </w:rPr>
          <w:t>El uso de la plataforma por parte del usuario final, no requiere de instalaci</w:t>
        </w:r>
      </w:ins>
      <w:ins w:id="538" w:author="Javier Ebers" w:date="2016-04-18T14:13:00Z">
        <w:r>
          <w:rPr>
            <w:rFonts w:ascii="Bookman Old Style" w:hAnsi="Bookman Old Style"/>
            <w:sz w:val="24"/>
            <w:szCs w:val="24"/>
          </w:rPr>
          <w:t>ón, ni configuración previa en el ambiente de trabajo, pues al ser una solución basada en el patrón cliente servidor haciendo uso de tecnologías web, el cliente tan s</w:t>
        </w:r>
      </w:ins>
      <w:ins w:id="539" w:author="Javier Ebers" w:date="2016-04-18T14:14:00Z">
        <w:r>
          <w:rPr>
            <w:rFonts w:ascii="Bookman Old Style" w:hAnsi="Bookman Old Style"/>
            <w:sz w:val="24"/>
            <w:szCs w:val="24"/>
          </w:rPr>
          <w:t>olo consume los servicios accediendo a ellos mediante cualquier navegador web popular actualmente (</w:t>
        </w:r>
      </w:ins>
      <w:ins w:id="540" w:author="Javier Ebers" w:date="2016-04-19T23:31:00Z">
        <w:r w:rsidR="00E90FE3">
          <w:rPr>
            <w:rFonts w:ascii="Bookman Old Style" w:hAnsi="Bookman Old Style"/>
            <w:sz w:val="24"/>
            <w:szCs w:val="24"/>
          </w:rPr>
          <w:t>Especificados en las</w:t>
        </w:r>
      </w:ins>
      <w:ins w:id="541" w:author="Javier Ebers" w:date="2016-04-19T23:33:00Z">
        <w:r w:rsidR="00E90FE3">
          <w:rPr>
            <w:rFonts w:ascii="Bookman Old Style" w:hAnsi="Bookman Old Style"/>
            <w:sz w:val="24"/>
            <w:szCs w:val="24"/>
          </w:rPr>
          <w:t xml:space="preserve"> limitaciones del proyecto</w:t>
        </w:r>
      </w:ins>
      <w:ins w:id="542" w:author="Javier Ebers" w:date="2016-04-18T14:14:00Z">
        <w:r>
          <w:rPr>
            <w:rFonts w:ascii="Bookman Old Style" w:hAnsi="Bookman Old Style"/>
            <w:sz w:val="24"/>
            <w:szCs w:val="24"/>
          </w:rPr>
          <w:t>)</w:t>
        </w:r>
      </w:ins>
      <w:ins w:id="543" w:author="Javier Ebers" w:date="2016-04-18T14:15:00Z">
        <w:r>
          <w:rPr>
            <w:rFonts w:ascii="Bookman Old Style" w:hAnsi="Bookman Old Style"/>
            <w:sz w:val="24"/>
            <w:szCs w:val="24"/>
          </w:rPr>
          <w:t>.</w:t>
        </w:r>
      </w:ins>
    </w:p>
    <w:p w14:paraId="18C32FD6" w14:textId="1007585A" w:rsidR="00757FC2" w:rsidRDefault="00757FC2" w:rsidP="000808DD">
      <w:pPr>
        <w:jc w:val="both"/>
        <w:rPr>
          <w:ins w:id="544" w:author="Javier Ebers" w:date="2016-04-18T01:43:00Z"/>
          <w:rFonts w:ascii="Bookman Old Style" w:hAnsi="Bookman Old Style"/>
          <w:sz w:val="24"/>
          <w:szCs w:val="24"/>
        </w:rPr>
      </w:pPr>
      <w:ins w:id="545" w:author="Javier Ebers" w:date="2016-04-18T14:15:00Z">
        <w:r>
          <w:rPr>
            <w:rFonts w:ascii="Bookman Old Style" w:hAnsi="Bookman Old Style"/>
            <w:sz w:val="24"/>
            <w:szCs w:val="24"/>
          </w:rPr>
          <w:t xml:space="preserve">Esta facilidad de no requerir </w:t>
        </w:r>
      </w:ins>
      <w:ins w:id="546" w:author="Javier Ebers" w:date="2016-04-18T14:16:00Z">
        <w:r>
          <w:rPr>
            <w:rFonts w:ascii="Bookman Old Style" w:hAnsi="Bookman Old Style"/>
            <w:sz w:val="24"/>
            <w:szCs w:val="24"/>
          </w:rPr>
          <w:t xml:space="preserve">elevados </w:t>
        </w:r>
      </w:ins>
      <w:ins w:id="547" w:author="Javier Ebers" w:date="2016-04-18T14:18:00Z">
        <w:r>
          <w:rPr>
            <w:rFonts w:ascii="Bookman Old Style" w:hAnsi="Bookman Old Style"/>
            <w:sz w:val="24"/>
            <w:szCs w:val="24"/>
          </w:rPr>
          <w:t>conocimientos</w:t>
        </w:r>
      </w:ins>
      <w:ins w:id="548" w:author="Javier Ebers" w:date="2016-04-18T14:16:00Z">
        <w:r>
          <w:rPr>
            <w:rFonts w:ascii="Bookman Old Style" w:hAnsi="Bookman Old Style"/>
            <w:sz w:val="24"/>
            <w:szCs w:val="24"/>
          </w:rPr>
          <w:t xml:space="preserve"> técnicos, y asumiendo que los usuarios finales cuentan con las aptitudes mínimas</w:t>
        </w:r>
      </w:ins>
      <w:ins w:id="549" w:author="Javier Ebers" w:date="2016-04-18T14:17:00Z">
        <w:r>
          <w:rPr>
            <w:rFonts w:ascii="Bookman Old Style" w:hAnsi="Bookman Old Style"/>
            <w:sz w:val="24"/>
            <w:szCs w:val="24"/>
          </w:rPr>
          <w:t xml:space="preserve"> para el uso de los recursos computacionales de la escuela, hace que a solución sea factible operacionalmente hab</w:t>
        </w:r>
      </w:ins>
      <w:ins w:id="550" w:author="Javier Ebers" w:date="2016-04-18T14:20:00Z">
        <w:r w:rsidR="00850C58">
          <w:rPr>
            <w:rFonts w:ascii="Bookman Old Style" w:hAnsi="Bookman Old Style"/>
            <w:sz w:val="24"/>
            <w:szCs w:val="24"/>
          </w:rPr>
          <w:t>l</w:t>
        </w:r>
      </w:ins>
      <w:ins w:id="551" w:author="Javier Ebers" w:date="2016-04-18T14:17:00Z">
        <w:r>
          <w:rPr>
            <w:rFonts w:ascii="Bookman Old Style" w:hAnsi="Bookman Old Style"/>
            <w:sz w:val="24"/>
            <w:szCs w:val="24"/>
          </w:rPr>
          <w:t>ando</w:t>
        </w:r>
      </w:ins>
      <w:ins w:id="552" w:author="Javier Ebers" w:date="2016-04-18T14:18:00Z">
        <w:r>
          <w:rPr>
            <w:rFonts w:ascii="Bookman Old Style" w:hAnsi="Bookman Old Style"/>
            <w:sz w:val="24"/>
            <w:szCs w:val="24"/>
          </w:rPr>
          <w:t>.</w:t>
        </w:r>
      </w:ins>
      <w:ins w:id="553" w:author="Javier Ebers" w:date="2016-04-18T14:14:00Z">
        <w:r>
          <w:rPr>
            <w:rFonts w:ascii="Bookman Old Style" w:hAnsi="Bookman Old Style"/>
            <w:sz w:val="24"/>
            <w:szCs w:val="24"/>
          </w:rPr>
          <w:t xml:space="preserve"> </w:t>
        </w:r>
      </w:ins>
    </w:p>
    <w:p w14:paraId="7CE9087B" w14:textId="242C838C" w:rsidR="00A40B73" w:rsidRPr="00757FC2" w:rsidRDefault="00A40B73" w:rsidP="000808DD">
      <w:pPr>
        <w:jc w:val="both"/>
        <w:rPr>
          <w:ins w:id="554" w:author="Javier Ebers" w:date="2016-04-18T01:43:00Z"/>
          <w:rFonts w:ascii="Bookman Old Style" w:hAnsi="Bookman Old Style"/>
          <w:sz w:val="24"/>
          <w:szCs w:val="24"/>
          <w:u w:val="single"/>
          <w:rPrChange w:id="555" w:author="Javier Ebers" w:date="2016-04-18T14:08:00Z">
            <w:rPr>
              <w:ins w:id="556" w:author="Javier Ebers" w:date="2016-04-18T01:43:00Z"/>
              <w:rFonts w:ascii="Bookman Old Style" w:hAnsi="Bookman Old Style"/>
              <w:sz w:val="24"/>
              <w:szCs w:val="24"/>
            </w:rPr>
          </w:rPrChange>
        </w:rPr>
      </w:pPr>
      <w:ins w:id="557" w:author="Javier Ebers" w:date="2016-04-18T01:43:00Z">
        <w:r w:rsidRPr="00757FC2">
          <w:rPr>
            <w:rFonts w:ascii="Bookman Old Style" w:hAnsi="Bookman Old Style"/>
            <w:sz w:val="24"/>
            <w:szCs w:val="24"/>
            <w:u w:val="single"/>
            <w:rPrChange w:id="558" w:author="Javier Ebers" w:date="2016-04-18T14:08:00Z">
              <w:rPr>
                <w:rFonts w:ascii="Bookman Old Style" w:hAnsi="Bookman Old Style"/>
                <w:sz w:val="24"/>
                <w:szCs w:val="24"/>
              </w:rPr>
            </w:rPrChange>
          </w:rPr>
          <w:t>Factibilidad Legal</w:t>
        </w:r>
      </w:ins>
    </w:p>
    <w:p w14:paraId="12F758FD" w14:textId="690D494D" w:rsidR="00A40B73" w:rsidRDefault="00A40B73" w:rsidP="000808DD">
      <w:pPr>
        <w:jc w:val="both"/>
        <w:rPr>
          <w:ins w:id="559" w:author="Javier Ebers" w:date="2016-04-19T21:26:00Z"/>
          <w:rFonts w:ascii="Bookman Old Style" w:hAnsi="Bookman Old Style"/>
          <w:sz w:val="24"/>
          <w:szCs w:val="24"/>
        </w:rPr>
      </w:pPr>
      <w:ins w:id="560" w:author="Javier Ebers" w:date="2016-04-18T01:43:00Z">
        <w:r>
          <w:rPr>
            <w:rFonts w:ascii="Bookman Old Style" w:hAnsi="Bookman Old Style"/>
            <w:sz w:val="24"/>
            <w:szCs w:val="24"/>
          </w:rPr>
          <w:t xml:space="preserve">No existen restricciones legales para la </w:t>
        </w:r>
      </w:ins>
      <w:ins w:id="561" w:author="Javier Ebers" w:date="2016-04-18T01:44:00Z">
        <w:r>
          <w:rPr>
            <w:rFonts w:ascii="Bookman Old Style" w:hAnsi="Bookman Old Style"/>
            <w:sz w:val="24"/>
            <w:szCs w:val="24"/>
          </w:rPr>
          <w:t>realización</w:t>
        </w:r>
      </w:ins>
      <w:ins w:id="562" w:author="Javier Ebers" w:date="2016-04-18T01:43:00Z">
        <w:r>
          <w:rPr>
            <w:rFonts w:ascii="Bookman Old Style" w:hAnsi="Bookman Old Style"/>
            <w:sz w:val="24"/>
            <w:szCs w:val="24"/>
          </w:rPr>
          <w:t xml:space="preserve"> </w:t>
        </w:r>
      </w:ins>
      <w:ins w:id="563" w:author="Javier Ebers" w:date="2016-04-18T01:44:00Z">
        <w:r>
          <w:rPr>
            <w:rFonts w:ascii="Bookman Old Style" w:hAnsi="Bookman Old Style"/>
            <w:sz w:val="24"/>
            <w:szCs w:val="24"/>
          </w:rPr>
          <w:t xml:space="preserve">de este proyecto. Las licencias de las herramientas, frameworks, </w:t>
        </w:r>
      </w:ins>
      <w:ins w:id="564" w:author="Javier Ebers" w:date="2016-04-18T01:45:00Z">
        <w:r>
          <w:rPr>
            <w:rFonts w:ascii="Bookman Old Style" w:hAnsi="Bookman Old Style"/>
            <w:sz w:val="24"/>
            <w:szCs w:val="24"/>
          </w:rPr>
          <w:t>librerías</w:t>
        </w:r>
      </w:ins>
      <w:ins w:id="565" w:author="Javier Ebers" w:date="2016-04-18T01:44:00Z">
        <w:r>
          <w:rPr>
            <w:rFonts w:ascii="Bookman Old Style" w:hAnsi="Bookman Old Style"/>
            <w:sz w:val="24"/>
            <w:szCs w:val="24"/>
          </w:rPr>
          <w:t xml:space="preserve"> </w:t>
        </w:r>
      </w:ins>
      <w:ins w:id="566" w:author="Javier Ebers" w:date="2016-04-18T01:45:00Z">
        <w:r>
          <w:rPr>
            <w:rFonts w:ascii="Bookman Old Style" w:hAnsi="Bookman Old Style"/>
            <w:sz w:val="24"/>
            <w:szCs w:val="24"/>
          </w:rPr>
          <w:t xml:space="preserve">y componentes de terceros </w:t>
        </w:r>
      </w:ins>
      <w:ins w:id="567" w:author="Javier Ebers" w:date="2016-04-18T01:46:00Z">
        <w:r>
          <w:rPr>
            <w:rFonts w:ascii="Bookman Old Style" w:hAnsi="Bookman Old Style"/>
            <w:sz w:val="24"/>
            <w:szCs w:val="24"/>
          </w:rPr>
          <w:t>a utilizar</w:t>
        </w:r>
      </w:ins>
      <w:ins w:id="568" w:author="Javier Ebers" w:date="2016-04-18T01:45:00Z">
        <w:r>
          <w:rPr>
            <w:rFonts w:ascii="Bookman Old Style" w:hAnsi="Bookman Old Style"/>
            <w:sz w:val="24"/>
            <w:szCs w:val="24"/>
          </w:rPr>
          <w:t>, no restringen el uso ni la venta del desarrollo.</w:t>
        </w:r>
      </w:ins>
    </w:p>
    <w:p w14:paraId="76652636" w14:textId="77777777" w:rsidR="00AF41C8" w:rsidRDefault="00AF41C8" w:rsidP="000808DD">
      <w:pPr>
        <w:jc w:val="both"/>
        <w:rPr>
          <w:ins w:id="569" w:author="Javier Ebers" w:date="2016-04-19T23:34:00Z"/>
          <w:rFonts w:ascii="Bookman Old Style" w:hAnsi="Bookman Old Style"/>
          <w:sz w:val="24"/>
          <w:szCs w:val="24"/>
        </w:rPr>
      </w:pPr>
    </w:p>
    <w:p w14:paraId="5ABF6145" w14:textId="77777777" w:rsidR="00E90FE3" w:rsidRDefault="00E90FE3" w:rsidP="000808DD">
      <w:pPr>
        <w:jc w:val="both"/>
        <w:rPr>
          <w:rFonts w:ascii="Bookman Old Style" w:hAnsi="Bookman Old Style"/>
          <w:sz w:val="24"/>
          <w:szCs w:val="24"/>
        </w:rPr>
      </w:pPr>
    </w:p>
    <w:p w14:paraId="33531F64" w14:textId="77777777" w:rsidR="005F4457" w:rsidRDefault="005F4457" w:rsidP="000808DD">
      <w:pPr>
        <w:jc w:val="both"/>
        <w:rPr>
          <w:rFonts w:ascii="Bookman Old Style" w:hAnsi="Bookman Old Style"/>
          <w:sz w:val="24"/>
          <w:szCs w:val="24"/>
        </w:rPr>
      </w:pPr>
    </w:p>
    <w:p w14:paraId="3EC99C0B" w14:textId="119704FF" w:rsidR="000A16C9" w:rsidRPr="000A16C9" w:rsidRDefault="000A16C9" w:rsidP="005F4457">
      <w:pPr>
        <w:pStyle w:val="Ttulo2"/>
      </w:pPr>
      <w:bookmarkStart w:id="570" w:name="_Toc455520356"/>
      <w:r w:rsidRPr="000A16C9">
        <w:lastRenderedPageBreak/>
        <w:t>Resumen</w:t>
      </w:r>
      <w:r w:rsidR="00F327CC">
        <w:t xml:space="preserve"> y Esquema</w:t>
      </w:r>
      <w:r w:rsidRPr="000A16C9">
        <w:t xml:space="preserve"> de Implementación de la Solución Propuesta</w:t>
      </w:r>
      <w:bookmarkEnd w:id="570"/>
    </w:p>
    <w:p w14:paraId="609E36F2" w14:textId="294E5A8F" w:rsidR="005C5840" w:rsidRDefault="000A16C9" w:rsidP="000808DD">
      <w:pPr>
        <w:jc w:val="both"/>
        <w:rPr>
          <w:ins w:id="571" w:author="Javier Ebers" w:date="2016-04-13T01:38:00Z"/>
          <w:rFonts w:ascii="Bookman Old Style" w:hAnsi="Bookman Old Style"/>
          <w:sz w:val="24"/>
          <w:szCs w:val="24"/>
        </w:rPr>
      </w:pPr>
      <w:r w:rsidRPr="000A16C9">
        <w:rPr>
          <w:rFonts w:ascii="Bookman Old Style" w:hAnsi="Bookman Old Style"/>
          <w:sz w:val="24"/>
          <w:szCs w:val="24"/>
        </w:rPr>
        <w:t>El s</w:t>
      </w:r>
      <w:r>
        <w:rPr>
          <w:rFonts w:ascii="Bookman Old Style" w:hAnsi="Bookman Old Style"/>
          <w:sz w:val="24"/>
          <w:szCs w:val="24"/>
        </w:rPr>
        <w:t>istema propuesto va a consistir básicamente en una plataforma, la cual presenta una arquitectura cliente-servidor, por lo que va a ser accesible por múltiples usuarios a la vez mediante el uso de internet. El servidor por un lado va a contener la lógica del negocio y el almacenamiento de información, mientras que el cliente por otro lado va a ser una interfaz gráfica que se ejecuta sobre el navegador web y que le va a permitir al usuario interactuar con la plataforma y obtener retroalimentación en tiempo real a sus acciones o eventos.</w:t>
      </w:r>
      <w:ins w:id="572" w:author="Javier Ebers" w:date="2016-04-18T14:41:00Z">
        <w:r w:rsidR="00DA0843">
          <w:rPr>
            <w:rFonts w:ascii="Bookman Old Style" w:hAnsi="Bookman Old Style"/>
            <w:sz w:val="24"/>
            <w:szCs w:val="24"/>
          </w:rPr>
          <w:t xml:space="preserve"> </w:t>
        </w:r>
      </w:ins>
      <w:ins w:id="573" w:author="Javier Ebers" w:date="2016-04-13T01:35:00Z">
        <w:r w:rsidR="005C5840">
          <w:rPr>
            <w:rFonts w:ascii="Bookman Old Style" w:hAnsi="Bookman Old Style"/>
            <w:sz w:val="24"/>
            <w:szCs w:val="24"/>
          </w:rPr>
          <w:t>Dentro de las</w:t>
        </w:r>
      </w:ins>
      <w:ins w:id="574" w:author="Javier Ebers" w:date="2016-04-13T01:49:00Z">
        <w:r w:rsidR="00D02727">
          <w:rPr>
            <w:rFonts w:ascii="Bookman Old Style" w:hAnsi="Bookman Old Style"/>
            <w:sz w:val="24"/>
            <w:szCs w:val="24"/>
          </w:rPr>
          <w:t xml:space="preserve"> principales</w:t>
        </w:r>
      </w:ins>
      <w:ins w:id="575" w:author="Javier Ebers" w:date="2016-04-13T01:35:00Z">
        <w:r w:rsidR="005C5840">
          <w:rPr>
            <w:rFonts w:ascii="Bookman Old Style" w:hAnsi="Bookman Old Style"/>
            <w:sz w:val="24"/>
            <w:szCs w:val="24"/>
          </w:rPr>
          <w:t xml:space="preserve"> ventajas que presenta una aplicación web en contraste con aplicaciones de escritorio </w:t>
        </w:r>
      </w:ins>
      <w:ins w:id="576" w:author="Javier Ebers" w:date="2016-04-13T01:37:00Z">
        <w:r w:rsidR="005C5840">
          <w:rPr>
            <w:rFonts w:ascii="Bookman Old Style" w:hAnsi="Bookman Old Style"/>
            <w:sz w:val="24"/>
            <w:szCs w:val="24"/>
          </w:rPr>
          <w:t>más</w:t>
        </w:r>
      </w:ins>
      <w:ins w:id="577" w:author="Javier Ebers" w:date="2016-04-13T01:35:00Z">
        <w:r w:rsidR="005C5840">
          <w:rPr>
            <w:rFonts w:ascii="Bookman Old Style" w:hAnsi="Bookman Old Style"/>
            <w:sz w:val="24"/>
            <w:szCs w:val="24"/>
          </w:rPr>
          <w:t xml:space="preserve"> tradicionales, podemos nombrar</w:t>
        </w:r>
      </w:ins>
      <w:customXmlInsRangeStart w:id="578" w:author="Javier Ebers" w:date="2016-04-13T01:54:00Z"/>
      <w:sdt>
        <w:sdtPr>
          <w:rPr>
            <w:rFonts w:ascii="Bookman Old Style" w:hAnsi="Bookman Old Style"/>
            <w:sz w:val="24"/>
            <w:szCs w:val="24"/>
          </w:rPr>
          <w:id w:val="-1904365624"/>
          <w:citation/>
        </w:sdtPr>
        <w:sdtEndPr/>
        <w:sdtContent>
          <w:customXmlInsRangeEnd w:id="578"/>
          <w:ins w:id="579" w:author="Javier Ebers" w:date="2016-04-13T01:54:00Z">
            <w:r w:rsidR="008B5351">
              <w:rPr>
                <w:rFonts w:ascii="Bookman Old Style" w:hAnsi="Bookman Old Style"/>
                <w:sz w:val="24"/>
                <w:szCs w:val="24"/>
              </w:rPr>
              <w:fldChar w:fldCharType="begin"/>
            </w:r>
            <w:r w:rsidR="008B5351">
              <w:rPr>
                <w:rFonts w:ascii="Bookman Old Style" w:hAnsi="Bookman Old Style"/>
                <w:sz w:val="24"/>
                <w:szCs w:val="24"/>
              </w:rPr>
              <w:instrText xml:space="preserve"> CITATION Ora13 \l 13322 </w:instrText>
            </w:r>
          </w:ins>
          <w:r w:rsidR="008B5351">
            <w:rPr>
              <w:rFonts w:ascii="Bookman Old Style" w:hAnsi="Bookman Old Style"/>
              <w:sz w:val="24"/>
              <w:szCs w:val="24"/>
            </w:rPr>
            <w:fldChar w:fldCharType="separate"/>
          </w:r>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(Oracle, 2013)</w:t>
          </w:r>
          <w:ins w:id="580" w:author="Javier Ebers" w:date="2016-04-13T01:54:00Z">
            <w:r w:rsidR="008B5351">
              <w:rPr>
                <w:rFonts w:ascii="Bookman Old Style" w:hAnsi="Bookman Old Style"/>
                <w:sz w:val="24"/>
                <w:szCs w:val="24"/>
              </w:rPr>
              <w:fldChar w:fldCharType="end"/>
            </w:r>
          </w:ins>
          <w:customXmlInsRangeStart w:id="581" w:author="Javier Ebers" w:date="2016-04-13T01:54:00Z"/>
        </w:sdtContent>
      </w:sdt>
      <w:customXmlInsRangeEnd w:id="581"/>
      <w:ins w:id="582" w:author="Javier Ebers" w:date="2016-04-13T01:35:00Z">
        <w:r w:rsidR="005C5840">
          <w:rPr>
            <w:rFonts w:ascii="Bookman Old Style" w:hAnsi="Bookman Old Style"/>
            <w:sz w:val="24"/>
            <w:szCs w:val="24"/>
          </w:rPr>
          <w:t>:</w:t>
        </w:r>
      </w:ins>
    </w:p>
    <w:p w14:paraId="50F79FED" w14:textId="491A6644" w:rsidR="005C5840" w:rsidRDefault="005C5840">
      <w:pPr>
        <w:ind w:left="709" w:hanging="349"/>
        <w:jc w:val="both"/>
        <w:rPr>
          <w:ins w:id="583" w:author="Javier Ebers" w:date="2016-04-13T01:40:00Z"/>
          <w:rFonts w:ascii="Bookman Old Style" w:hAnsi="Bookman Old Style"/>
          <w:sz w:val="24"/>
          <w:szCs w:val="24"/>
        </w:rPr>
        <w:pPrChange w:id="584" w:author="Javier Ebers" w:date="2016-04-13T01:39:00Z">
          <w:pPr>
            <w:jc w:val="both"/>
          </w:pPr>
        </w:pPrChange>
      </w:pPr>
      <w:ins w:id="585" w:author="Javier Ebers" w:date="2016-04-13T01:38:00Z">
        <w:r>
          <w:rPr>
            <w:rFonts w:ascii="Bookman Old Style" w:hAnsi="Bookman Old Style"/>
            <w:sz w:val="24"/>
            <w:szCs w:val="24"/>
          </w:rPr>
          <w:t xml:space="preserve">- Compatibilidad multiplataforma, lo que significa que podrá ser utilizado por las escuelas independientemente la marca o versión de los computadores que posean, pues basta </w:t>
        </w:r>
      </w:ins>
      <w:ins w:id="586" w:author="Javier Ebers" w:date="2016-04-13T01:39:00Z">
        <w:r>
          <w:rPr>
            <w:rFonts w:ascii="Bookman Old Style" w:hAnsi="Bookman Old Style"/>
            <w:sz w:val="24"/>
            <w:szCs w:val="24"/>
          </w:rPr>
          <w:t xml:space="preserve">con el uso de alguno de los navegadores web modernos </w:t>
        </w:r>
      </w:ins>
      <w:ins w:id="587" w:author="Javier Ebers" w:date="2016-04-19T23:30:00Z">
        <w:r w:rsidR="00E020B0">
          <w:rPr>
            <w:rFonts w:ascii="Bookman Old Style" w:hAnsi="Bookman Old Style"/>
            <w:sz w:val="24"/>
            <w:szCs w:val="24"/>
          </w:rPr>
          <w:t>(</w:t>
        </w:r>
      </w:ins>
      <w:ins w:id="588" w:author="Javier Ebers" w:date="2016-04-19T23:32:00Z">
        <w:r w:rsidR="00E90FE3">
          <w:rPr>
            <w:rFonts w:ascii="Bookman Old Style" w:hAnsi="Bookman Old Style"/>
            <w:sz w:val="24"/>
            <w:szCs w:val="24"/>
          </w:rPr>
          <w:t>Especificados</w:t>
        </w:r>
      </w:ins>
      <w:ins w:id="589" w:author="Javier Ebers" w:date="2016-04-19T23:30:00Z">
        <w:r w:rsidR="00E020B0">
          <w:rPr>
            <w:rFonts w:ascii="Bookman Old Style" w:hAnsi="Bookman Old Style"/>
            <w:sz w:val="24"/>
            <w:szCs w:val="24"/>
          </w:rPr>
          <w:t xml:space="preserve"> en las limitaciones del proyecto).</w:t>
        </w:r>
      </w:ins>
    </w:p>
    <w:p w14:paraId="28C9FEC5" w14:textId="5EDADC90" w:rsidR="005C5840" w:rsidRDefault="005C5840">
      <w:pPr>
        <w:ind w:left="709" w:hanging="349"/>
        <w:jc w:val="both"/>
        <w:rPr>
          <w:ins w:id="590" w:author="Javier Ebers" w:date="2016-04-13T01:43:00Z"/>
          <w:rFonts w:ascii="Bookman Old Style" w:hAnsi="Bookman Old Style"/>
          <w:sz w:val="24"/>
          <w:szCs w:val="24"/>
        </w:rPr>
        <w:pPrChange w:id="591" w:author="Javier Ebers" w:date="2016-04-13T01:39:00Z">
          <w:pPr>
            <w:jc w:val="both"/>
          </w:pPr>
        </w:pPrChange>
      </w:pPr>
      <w:ins w:id="592" w:author="Javier Ebers" w:date="2016-04-13T01:40:00Z">
        <w:r>
          <w:rPr>
            <w:rFonts w:ascii="Bookman Old Style" w:hAnsi="Bookman Old Style"/>
            <w:sz w:val="24"/>
            <w:szCs w:val="24"/>
          </w:rPr>
          <w:t>- Facilidad en la actualización, lo que disminuye los gastos de mantenci</w:t>
        </w:r>
      </w:ins>
      <w:ins w:id="593" w:author="Javier Ebers" w:date="2016-04-13T01:41:00Z">
        <w:r>
          <w:rPr>
            <w:rFonts w:ascii="Bookman Old Style" w:hAnsi="Bookman Old Style"/>
            <w:sz w:val="24"/>
            <w:szCs w:val="24"/>
          </w:rPr>
          <w:t xml:space="preserve">ón técnica por parte de la escuela, ya que las actualizaciones en cuanto a corrección de fallos o mejoras en la plataforma </w:t>
        </w:r>
      </w:ins>
      <w:ins w:id="594" w:author="Javier Ebers" w:date="2016-04-13T01:42:00Z">
        <w:r w:rsidR="00D02727">
          <w:rPr>
            <w:rFonts w:ascii="Bookman Old Style" w:hAnsi="Bookman Old Style"/>
            <w:sz w:val="24"/>
            <w:szCs w:val="24"/>
          </w:rPr>
          <w:t>quedan automáticamente a disposición de los usuarios.</w:t>
        </w:r>
      </w:ins>
    </w:p>
    <w:p w14:paraId="2D6CB9ED" w14:textId="470C5D72" w:rsidR="00D02727" w:rsidRDefault="00D02727" w:rsidP="00D02727">
      <w:pPr>
        <w:ind w:left="709" w:hanging="349"/>
        <w:jc w:val="both"/>
        <w:rPr>
          <w:ins w:id="595" w:author="Javier Ebers" w:date="2016-04-13T01:45:00Z"/>
          <w:rFonts w:ascii="Bookman Old Style" w:hAnsi="Bookman Old Style"/>
          <w:sz w:val="24"/>
          <w:szCs w:val="24"/>
        </w:rPr>
      </w:pPr>
      <w:ins w:id="596" w:author="Javier Ebers" w:date="2016-04-13T01:43:00Z">
        <w:r>
          <w:rPr>
            <w:rFonts w:ascii="Bookman Old Style" w:hAnsi="Bookman Old Style"/>
            <w:sz w:val="24"/>
            <w:szCs w:val="24"/>
          </w:rPr>
          <w:t>- Inmediatez de acceso, lo que también contribuye a disminuir en gastos asociados a soporte t</w:t>
        </w:r>
      </w:ins>
      <w:ins w:id="597" w:author="Javier Ebers" w:date="2016-04-13T01:44:00Z">
        <w:r>
          <w:rPr>
            <w:rFonts w:ascii="Bookman Old Style" w:hAnsi="Bookman Old Style"/>
            <w:sz w:val="24"/>
            <w:szCs w:val="24"/>
          </w:rPr>
          <w:t>écnico, pues l</w:t>
        </w:r>
        <w:r w:rsidRPr="00D02727">
          <w:rPr>
            <w:rFonts w:ascii="Bookman Old Style" w:hAnsi="Bookman Old Style"/>
            <w:sz w:val="24"/>
            <w:szCs w:val="24"/>
          </w:rPr>
          <w:t>as aplicaciones basadas en web no necesitan ser instaladas y configuradas</w:t>
        </w:r>
      </w:ins>
      <w:ins w:id="598" w:author="Javier Ebers" w:date="2016-04-13T01:50:00Z">
        <w:r>
          <w:rPr>
            <w:rFonts w:ascii="Bookman Old Style" w:hAnsi="Bookman Old Style"/>
            <w:sz w:val="24"/>
            <w:szCs w:val="24"/>
          </w:rPr>
          <w:t xml:space="preserve"> en el ambiente de trabajo</w:t>
        </w:r>
      </w:ins>
      <w:ins w:id="599" w:author="Javier Ebers" w:date="2016-04-13T01:44:00Z">
        <w:r w:rsidRPr="00D02727">
          <w:rPr>
            <w:rFonts w:ascii="Bookman Old Style" w:hAnsi="Bookman Old Style"/>
            <w:sz w:val="24"/>
            <w:szCs w:val="24"/>
          </w:rPr>
          <w:t>.</w:t>
        </w:r>
      </w:ins>
    </w:p>
    <w:p w14:paraId="079149D3" w14:textId="11A713ED" w:rsidR="00D02727" w:rsidRDefault="00D02727" w:rsidP="00D02727">
      <w:pPr>
        <w:ind w:left="709" w:hanging="349"/>
        <w:jc w:val="both"/>
        <w:rPr>
          <w:rFonts w:ascii="Bookman Old Style" w:hAnsi="Bookman Old Style"/>
          <w:sz w:val="24"/>
          <w:szCs w:val="24"/>
        </w:rPr>
      </w:pPr>
      <w:ins w:id="600" w:author="Javier Ebers" w:date="2016-04-13T01:46:00Z">
        <w:r>
          <w:rPr>
            <w:rFonts w:ascii="Bookman Old Style" w:hAnsi="Bookman Old Style"/>
            <w:sz w:val="24"/>
            <w:szCs w:val="24"/>
          </w:rPr>
          <w:t xml:space="preserve">- Centraliza la información, pudiendo así estar disponible desde cualquier dispositivo </w:t>
        </w:r>
      </w:ins>
      <w:ins w:id="601" w:author="Javier Ebers" w:date="2016-04-13T01:47:00Z">
        <w:r>
          <w:rPr>
            <w:rFonts w:ascii="Bookman Old Style" w:hAnsi="Bookman Old Style"/>
            <w:sz w:val="24"/>
            <w:szCs w:val="24"/>
          </w:rPr>
          <w:t>que cuente con acceso a internet, facilitando incluso el trabajo a distancia o fuera de la entidad educativa.</w:t>
        </w:r>
      </w:ins>
    </w:p>
    <w:p w14:paraId="71DB386D" w14:textId="77777777" w:rsidR="000857E4" w:rsidRDefault="00F327CC" w:rsidP="000857E4">
      <w:pPr>
        <w:keepNext/>
        <w:ind w:left="-426"/>
        <w:jc w:val="both"/>
      </w:pPr>
      <w:r>
        <w:rPr>
          <w:rFonts w:ascii="Bookman Old Style" w:hAnsi="Bookman Old Style"/>
          <w:noProof/>
          <w:sz w:val="24"/>
          <w:szCs w:val="24"/>
          <w:lang w:eastAsia="es-CL"/>
        </w:rPr>
        <w:lastRenderedPageBreak/>
        <w:drawing>
          <wp:inline distT="0" distB="0" distL="0" distR="0" wp14:anchorId="64BDD513" wp14:editId="2F688F72">
            <wp:extent cx="6038850" cy="395990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5813" cy="3964468"/>
                    </a:xfrm>
                    <a:prstGeom prst="rect">
                      <a:avLst/>
                    </a:prstGeom>
                    <a:noFill/>
                    <a:ln>
                      <a:noFill/>
                    </a:ln>
                  </pic:spPr>
                </pic:pic>
              </a:graphicData>
            </a:graphic>
          </wp:inline>
        </w:drawing>
      </w:r>
    </w:p>
    <w:p w14:paraId="53CAE528" w14:textId="44404BB7" w:rsidR="00F327CC" w:rsidRDefault="000857E4" w:rsidP="000857E4">
      <w:pPr>
        <w:pStyle w:val="Descripcin"/>
        <w:rPr>
          <w:sz w:val="24"/>
          <w:szCs w:val="24"/>
        </w:rPr>
      </w:pPr>
      <w:bookmarkStart w:id="602" w:name="_Toc455521867"/>
      <w:r>
        <w:t xml:space="preserve">Figura </w:t>
      </w:r>
      <w:r w:rsidR="008F60B8">
        <w:fldChar w:fldCharType="begin"/>
      </w:r>
      <w:r w:rsidR="008F60B8">
        <w:instrText xml:space="preserve"> SEQ Figura \* ARABIC </w:instrText>
      </w:r>
      <w:r w:rsidR="008F60B8">
        <w:fldChar w:fldCharType="separate"/>
      </w:r>
      <w:r w:rsidR="008B023B">
        <w:rPr>
          <w:noProof/>
        </w:rPr>
        <w:t>8</w:t>
      </w:r>
      <w:r w:rsidR="008F60B8">
        <w:rPr>
          <w:noProof/>
        </w:rPr>
        <w:fldChar w:fldCharType="end"/>
      </w:r>
      <w:r w:rsidRPr="00E51E61">
        <w:t>: Esquema de alto nivel arquitectura cliente-servidor</w:t>
      </w:r>
      <w:bookmarkEnd w:id="602"/>
    </w:p>
    <w:p w14:paraId="5D02DD39" w14:textId="77777777" w:rsidR="00F327CC" w:rsidRDefault="00F327CC" w:rsidP="00F327CC">
      <w:pPr>
        <w:ind w:left="-426"/>
        <w:jc w:val="both"/>
        <w:rPr>
          <w:ins w:id="603" w:author="Javier Ebers" w:date="2016-04-18T14:42:00Z"/>
          <w:rFonts w:ascii="Bookman Old Style" w:hAnsi="Bookman Old Style"/>
          <w:sz w:val="24"/>
          <w:szCs w:val="24"/>
        </w:rPr>
      </w:pPr>
    </w:p>
    <w:p w14:paraId="3DF4ED0D" w14:textId="2FEF868B" w:rsidR="00DA0843" w:rsidRDefault="00DA0843">
      <w:pPr>
        <w:jc w:val="both"/>
        <w:rPr>
          <w:ins w:id="604" w:author="Javier Ebers" w:date="2016-04-18T14:49:00Z"/>
          <w:rFonts w:ascii="Bookman Old Style" w:hAnsi="Bookman Old Style"/>
          <w:sz w:val="24"/>
          <w:szCs w:val="24"/>
        </w:rPr>
        <w:pPrChange w:id="605" w:author="Javier Ebers" w:date="2016-04-18T14:42:00Z">
          <w:pPr>
            <w:ind w:left="709" w:hanging="349"/>
            <w:jc w:val="both"/>
          </w:pPr>
        </w:pPrChange>
      </w:pPr>
      <w:ins w:id="606" w:author="Javier Ebers" w:date="2016-04-18T14:42:00Z">
        <w:r>
          <w:rPr>
            <w:rFonts w:ascii="Bookman Old Style" w:hAnsi="Bookman Old Style"/>
            <w:sz w:val="24"/>
            <w:szCs w:val="24"/>
          </w:rPr>
          <w:t>Por otro lado, la plataforma será capaz de manejar 3 tipos de perfiles de usuario. Primero está el pe</w:t>
        </w:r>
      </w:ins>
      <w:ins w:id="607" w:author="Javier Ebers" w:date="2016-04-18T14:43:00Z">
        <w:r>
          <w:rPr>
            <w:rFonts w:ascii="Bookman Old Style" w:hAnsi="Bookman Old Style"/>
            <w:sz w:val="24"/>
            <w:szCs w:val="24"/>
          </w:rPr>
          <w:t>rfil de “Investigador”</w:t>
        </w:r>
        <w:r w:rsidR="005F3860">
          <w:rPr>
            <w:rFonts w:ascii="Bookman Old Style" w:hAnsi="Bookman Old Style"/>
            <w:sz w:val="24"/>
            <w:szCs w:val="24"/>
          </w:rPr>
          <w:t>, el cual deberá</w:t>
        </w:r>
      </w:ins>
      <w:ins w:id="608" w:author="Javier Ebers" w:date="2016-04-18T14:44:00Z">
        <w:r w:rsidR="005F3860">
          <w:rPr>
            <w:rFonts w:ascii="Bookman Old Style" w:hAnsi="Bookman Old Style"/>
            <w:sz w:val="24"/>
            <w:szCs w:val="24"/>
          </w:rPr>
          <w:t xml:space="preserve"> tener la facultad de extender las capacidades de la plataforma a la hora de diseñar nuevas actividades, es decir, los elementos que podrán ser utilizados</w:t>
        </w:r>
      </w:ins>
      <w:ins w:id="609" w:author="Javier Ebers" w:date="2016-04-18T14:45:00Z">
        <w:r w:rsidR="005F3860">
          <w:rPr>
            <w:rFonts w:ascii="Bookman Old Style" w:hAnsi="Bookman Old Style"/>
            <w:sz w:val="24"/>
            <w:szCs w:val="24"/>
          </w:rPr>
          <w:t xml:space="preserve"> por los docentes a la hora de formular y personalizar los problemas que los alumnos deben realizar. </w:t>
        </w:r>
      </w:ins>
    </w:p>
    <w:p w14:paraId="7E9AFB34" w14:textId="2361DD10" w:rsidR="0093704D" w:rsidRDefault="005F3860">
      <w:pPr>
        <w:jc w:val="both"/>
        <w:rPr>
          <w:rFonts w:ascii="Bookman Old Style" w:hAnsi="Bookman Old Style"/>
          <w:sz w:val="24"/>
          <w:szCs w:val="24"/>
        </w:rPr>
        <w:pPrChange w:id="610" w:author="Javier Ebers" w:date="2016-04-18T14:42:00Z">
          <w:pPr>
            <w:ind w:left="709" w:hanging="349"/>
            <w:jc w:val="both"/>
          </w:pPr>
        </w:pPrChange>
      </w:pPr>
      <w:ins w:id="611" w:author="Javier Ebers" w:date="2016-04-18T14:49:00Z">
        <w:r>
          <w:rPr>
            <w:rFonts w:ascii="Bookman Old Style" w:hAnsi="Bookman Old Style"/>
            <w:sz w:val="24"/>
            <w:szCs w:val="24"/>
          </w:rPr>
          <w:t xml:space="preserve">El siguiente perfil que se debe manejar en la plataforma es el de Docente, el cual debe tener la facultad de poder diseñar problemas relacionados con su área de estudio haciendo uso de los elementos o </w:t>
        </w:r>
      </w:ins>
      <w:ins w:id="612" w:author="Javier Ebers" w:date="2016-04-18T14:50:00Z">
        <w:r>
          <w:rPr>
            <w:rFonts w:ascii="Bookman Old Style" w:hAnsi="Bookman Old Style"/>
            <w:sz w:val="24"/>
            <w:szCs w:val="24"/>
          </w:rPr>
          <w:t>actividades disponibles integradas en la plataforma por los investigadores</w:t>
        </w:r>
      </w:ins>
      <w:r w:rsidR="001E58E1">
        <w:rPr>
          <w:rFonts w:ascii="Bookman Old Style" w:hAnsi="Bookman Old Style"/>
          <w:sz w:val="24"/>
          <w:szCs w:val="24"/>
        </w:rPr>
        <w:t>, siguiendo un patrón de aprendizaje basado en la resolución de problemas</w:t>
      </w:r>
      <w:ins w:id="613" w:author="Javier Ebers" w:date="2016-04-18T14:50:00Z">
        <w:r>
          <w:rPr>
            <w:rFonts w:ascii="Bookman Old Style" w:hAnsi="Bookman Old Style"/>
            <w:sz w:val="24"/>
            <w:szCs w:val="24"/>
          </w:rPr>
          <w:t>. Est</w:t>
        </w:r>
      </w:ins>
      <w:ins w:id="614" w:author="Javier Ebers" w:date="2016-04-18T14:51:00Z">
        <w:r>
          <w:rPr>
            <w:rFonts w:ascii="Bookman Old Style" w:hAnsi="Bookman Old Style"/>
            <w:sz w:val="24"/>
            <w:szCs w:val="24"/>
          </w:rPr>
          <w:t xml:space="preserve">os </w:t>
        </w:r>
      </w:ins>
      <w:ins w:id="615" w:author="Javier Ebers" w:date="2016-04-18T14:52:00Z">
        <w:r w:rsidR="00456B53">
          <w:rPr>
            <w:rFonts w:ascii="Bookman Old Style" w:hAnsi="Bookman Old Style"/>
            <w:sz w:val="24"/>
            <w:szCs w:val="24"/>
          </w:rPr>
          <w:t xml:space="preserve">ejercicios diseñados por </w:t>
        </w:r>
      </w:ins>
      <w:ins w:id="616" w:author="Javier Ebers" w:date="2016-04-18T14:57:00Z">
        <w:r w:rsidR="00456B53">
          <w:rPr>
            <w:rFonts w:ascii="Bookman Old Style" w:hAnsi="Bookman Old Style"/>
            <w:sz w:val="24"/>
            <w:szCs w:val="24"/>
          </w:rPr>
          <w:t>el</w:t>
        </w:r>
      </w:ins>
      <w:ins w:id="617" w:author="Javier Ebers" w:date="2016-04-18T14:52:00Z">
        <w:r>
          <w:rPr>
            <w:rFonts w:ascii="Bookman Old Style" w:hAnsi="Bookman Old Style"/>
            <w:sz w:val="24"/>
            <w:szCs w:val="24"/>
          </w:rPr>
          <w:t xml:space="preserve"> docente </w:t>
        </w:r>
      </w:ins>
      <w:ins w:id="618" w:author="Javier Ebers" w:date="2016-04-18T14:56:00Z">
        <w:r w:rsidR="00456B53">
          <w:rPr>
            <w:rFonts w:ascii="Bookman Old Style" w:hAnsi="Bookman Old Style"/>
            <w:sz w:val="24"/>
            <w:szCs w:val="24"/>
          </w:rPr>
          <w:t>deben estar definidos bajo</w:t>
        </w:r>
      </w:ins>
      <w:ins w:id="619" w:author="Javier Ebers" w:date="2016-04-18T14:57:00Z">
        <w:r w:rsidR="00456B53">
          <w:rPr>
            <w:rFonts w:ascii="Bookman Old Style" w:hAnsi="Bookman Old Style"/>
            <w:sz w:val="24"/>
            <w:szCs w:val="24"/>
          </w:rPr>
          <w:t xml:space="preserve"> una especificación IMS</w:t>
        </w:r>
      </w:ins>
      <w:r w:rsidR="000715D2">
        <w:rPr>
          <w:rFonts w:ascii="Bookman Old Style" w:hAnsi="Bookman Old Style"/>
          <w:sz w:val="24"/>
          <w:szCs w:val="24"/>
        </w:rPr>
        <w:t>-</w:t>
      </w:r>
      <w:ins w:id="620" w:author="Javier Ebers" w:date="2016-04-18T14:57:00Z">
        <w:r w:rsidR="00456B53">
          <w:rPr>
            <w:rFonts w:ascii="Bookman Old Style" w:hAnsi="Bookman Old Style"/>
            <w:sz w:val="24"/>
            <w:szCs w:val="24"/>
          </w:rPr>
          <w:t xml:space="preserve">LD. </w:t>
        </w:r>
      </w:ins>
      <w:r w:rsidR="00B25BB5">
        <w:rPr>
          <w:rFonts w:ascii="Bookman Old Style" w:hAnsi="Bookman Old Style"/>
          <w:sz w:val="24"/>
          <w:szCs w:val="24"/>
        </w:rPr>
        <w:t>Esta es una</w:t>
      </w:r>
      <w:r w:rsidR="0093704D">
        <w:rPr>
          <w:rFonts w:ascii="Bookman Old Style" w:hAnsi="Bookman Old Style"/>
          <w:sz w:val="24"/>
          <w:szCs w:val="24"/>
        </w:rPr>
        <w:t xml:space="preserve"> especificaci</w:t>
      </w:r>
      <w:r w:rsidR="00B25BB5">
        <w:rPr>
          <w:rFonts w:ascii="Bookman Old Style" w:hAnsi="Bookman Old Style"/>
          <w:sz w:val="24"/>
          <w:szCs w:val="24"/>
        </w:rPr>
        <w:t>ón que permite</w:t>
      </w:r>
      <w:r w:rsidR="0093704D">
        <w:rPr>
          <w:rFonts w:ascii="Bookman Old Style" w:hAnsi="Bookman Old Style"/>
          <w:sz w:val="24"/>
          <w:szCs w:val="24"/>
        </w:rPr>
        <w:t xml:space="preserve"> describir cada uno de los elementos que componen una unidad de aprendizaje y los recursos relacionados</w:t>
      </w:r>
      <w:r w:rsidR="00B25BB5">
        <w:rPr>
          <w:rFonts w:ascii="Bookman Old Style" w:hAnsi="Bookman Old Style"/>
          <w:sz w:val="24"/>
          <w:szCs w:val="24"/>
        </w:rPr>
        <w:t xml:space="preserve"> a estos. E</w:t>
      </w:r>
      <w:r w:rsidR="0093704D">
        <w:rPr>
          <w:rFonts w:ascii="Bookman Old Style" w:hAnsi="Bookman Old Style"/>
          <w:sz w:val="24"/>
          <w:szCs w:val="24"/>
        </w:rPr>
        <w:t xml:space="preserve">standarizar </w:t>
      </w:r>
      <w:r w:rsidR="00C2749E">
        <w:rPr>
          <w:rFonts w:ascii="Bookman Old Style" w:hAnsi="Bookman Old Style"/>
          <w:sz w:val="24"/>
          <w:szCs w:val="24"/>
        </w:rPr>
        <w:t>la estructura</w:t>
      </w:r>
      <w:r w:rsidR="00B25BB5">
        <w:rPr>
          <w:rFonts w:ascii="Bookman Old Style" w:hAnsi="Bookman Old Style"/>
          <w:sz w:val="24"/>
          <w:szCs w:val="24"/>
        </w:rPr>
        <w:t xml:space="preserve"> de estas unidades de aprendizaje generadas, facilita la reutilización de los elementos que la componen y la posible compatibilidad con otras plataformas o herramientas que utilicen la misma especificación</w:t>
      </w:r>
      <w:sdt>
        <w:sdtPr>
          <w:rPr>
            <w:rFonts w:ascii="Bookman Old Style" w:hAnsi="Bookman Old Style"/>
            <w:sz w:val="24"/>
            <w:szCs w:val="24"/>
          </w:rPr>
          <w:id w:val="675997422"/>
          <w:citation/>
        </w:sdtPr>
        <w:sdtEndPr/>
        <w:sdtContent>
          <w:r w:rsidR="00B25BB5">
            <w:rPr>
              <w:rFonts w:ascii="Bookman Old Style" w:hAnsi="Bookman Old Style"/>
              <w:sz w:val="24"/>
              <w:szCs w:val="24"/>
            </w:rPr>
            <w:fldChar w:fldCharType="begin"/>
          </w:r>
          <w:r w:rsidR="00B25BB5">
            <w:rPr>
              <w:rFonts w:ascii="Bookman Old Style" w:hAnsi="Bookman Old Style"/>
              <w:sz w:val="24"/>
              <w:szCs w:val="24"/>
            </w:rPr>
            <w:instrText xml:space="preserve">CITATION IMS \l 13322 </w:instrText>
          </w:r>
          <w:r w:rsidR="00B25BB5">
            <w:rPr>
              <w:rFonts w:ascii="Bookman Old Style" w:hAnsi="Bookman Old Style"/>
              <w:sz w:val="24"/>
              <w:szCs w:val="24"/>
            </w:rPr>
            <w:fldChar w:fldCharType="separate"/>
          </w:r>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(IMS Global, 2003)</w:t>
          </w:r>
          <w:r w:rsidR="00B25BB5">
            <w:rPr>
              <w:rFonts w:ascii="Bookman Old Style" w:hAnsi="Bookman Old Style"/>
              <w:sz w:val="24"/>
              <w:szCs w:val="24"/>
            </w:rPr>
            <w:fldChar w:fldCharType="end"/>
          </w:r>
        </w:sdtContent>
      </w:sdt>
      <w:r w:rsidR="00B25BB5">
        <w:rPr>
          <w:rFonts w:ascii="Bookman Old Style" w:hAnsi="Bookman Old Style"/>
          <w:sz w:val="24"/>
          <w:szCs w:val="24"/>
        </w:rPr>
        <w:t>.</w:t>
      </w:r>
      <w:r w:rsidR="002B61EA">
        <w:rPr>
          <w:rFonts w:ascii="Bookman Old Style" w:hAnsi="Bookman Old Style"/>
          <w:sz w:val="24"/>
          <w:szCs w:val="24"/>
        </w:rPr>
        <w:t xml:space="preserve"> </w:t>
      </w:r>
      <w:r w:rsidR="002B61EA">
        <w:rPr>
          <w:rFonts w:ascii="Bookman Old Style" w:hAnsi="Bookman Old Style"/>
          <w:sz w:val="24"/>
          <w:szCs w:val="24"/>
        </w:rPr>
        <w:lastRenderedPageBreak/>
        <w:t xml:space="preserve">Internamente, los </w:t>
      </w:r>
      <w:r w:rsidR="00426162">
        <w:rPr>
          <w:rFonts w:ascii="Bookman Old Style" w:hAnsi="Bookman Old Style"/>
          <w:sz w:val="24"/>
          <w:szCs w:val="24"/>
        </w:rPr>
        <w:t>ejercicios</w:t>
      </w:r>
      <w:r w:rsidR="002B61EA">
        <w:rPr>
          <w:rFonts w:ascii="Bookman Old Style" w:hAnsi="Bookman Old Style"/>
          <w:sz w:val="24"/>
          <w:szCs w:val="24"/>
        </w:rPr>
        <w:t xml:space="preserve">, deben estructurarse siguiendo el storyline del aprendizaje basado en la resolución de problemas (PBL – Problem Based Learning), en donde por medio de encontrar alternativas de solución a los problemas planteados, los cuales pueden ser de distinta índole, se ejercita y con ello profundiza los </w:t>
      </w:r>
      <w:r w:rsidR="00426162">
        <w:rPr>
          <w:rFonts w:ascii="Bookman Old Style" w:hAnsi="Bookman Old Style"/>
          <w:sz w:val="24"/>
          <w:szCs w:val="24"/>
        </w:rPr>
        <w:t>conocimientos</w:t>
      </w:r>
      <w:r w:rsidR="002B61EA">
        <w:rPr>
          <w:rFonts w:ascii="Bookman Old Style" w:hAnsi="Bookman Old Style"/>
          <w:sz w:val="24"/>
          <w:szCs w:val="24"/>
        </w:rPr>
        <w:t xml:space="preserve"> </w:t>
      </w:r>
      <w:r w:rsidR="00426162">
        <w:rPr>
          <w:rFonts w:ascii="Bookman Old Style" w:hAnsi="Bookman Old Style"/>
          <w:sz w:val="24"/>
          <w:szCs w:val="24"/>
        </w:rPr>
        <w:t xml:space="preserve">sobre CS que se pretenden inculcar de modo teórico-práctico </w:t>
      </w:r>
      <w:sdt>
        <w:sdtPr>
          <w:rPr>
            <w:rFonts w:ascii="Bookman Old Style" w:hAnsi="Bookman Old Style"/>
            <w:sz w:val="24"/>
            <w:szCs w:val="24"/>
          </w:rPr>
          <w:id w:val="491538513"/>
          <w:citation/>
        </w:sdtPr>
        <w:sdtEndPr/>
        <w:sdtContent>
          <w:r w:rsidR="00426162">
            <w:rPr>
              <w:rFonts w:ascii="Bookman Old Style" w:hAnsi="Bookman Old Style"/>
              <w:sz w:val="24"/>
              <w:szCs w:val="24"/>
            </w:rPr>
            <w:fldChar w:fldCharType="begin"/>
          </w:r>
          <w:r w:rsidR="00426162">
            <w:rPr>
              <w:rFonts w:ascii="Bookman Old Style" w:hAnsi="Bookman Old Style"/>
              <w:sz w:val="24"/>
              <w:szCs w:val="24"/>
            </w:rPr>
            <w:instrText xml:space="preserve">CITATION CSD00 \l 13322 </w:instrText>
          </w:r>
          <w:r w:rsidR="00426162">
            <w:rPr>
              <w:rFonts w:ascii="Bookman Old Style" w:hAnsi="Bookman Old Style"/>
              <w:sz w:val="24"/>
              <w:szCs w:val="24"/>
            </w:rPr>
            <w:fldChar w:fldCharType="separate"/>
          </w:r>
          <w:r w:rsidR="00FE3FF5" w:rsidRPr="00FE3FF5">
            <w:rPr>
              <w:rFonts w:ascii="Bookman Old Style" w:hAnsi="Bookman Old Style"/>
              <w:noProof/>
              <w:sz w:val="24"/>
              <w:szCs w:val="24"/>
            </w:rPr>
            <w:t>(CS Department,University of Sydney, 2000)</w:t>
          </w:r>
          <w:r w:rsidR="00426162">
            <w:rPr>
              <w:rFonts w:ascii="Bookman Old Style" w:hAnsi="Bookman Old Style"/>
              <w:sz w:val="24"/>
              <w:szCs w:val="24"/>
            </w:rPr>
            <w:fldChar w:fldCharType="end"/>
          </w:r>
        </w:sdtContent>
      </w:sdt>
      <w:r w:rsidR="00426162">
        <w:rPr>
          <w:rFonts w:ascii="Bookman Old Style" w:hAnsi="Bookman Old Style"/>
          <w:sz w:val="24"/>
          <w:szCs w:val="24"/>
        </w:rPr>
        <w:t>.</w:t>
      </w:r>
    </w:p>
    <w:p w14:paraId="6802EE1A" w14:textId="0FB9B4D6" w:rsidR="005F3860" w:rsidRDefault="00456B53" w:rsidP="0093704D">
      <w:pPr>
        <w:jc w:val="both"/>
        <w:rPr>
          <w:ins w:id="621" w:author="Javier Ebers" w:date="2016-04-18T15:03:00Z"/>
          <w:rFonts w:ascii="Bookman Old Style" w:hAnsi="Bookman Old Style"/>
          <w:sz w:val="24"/>
          <w:szCs w:val="24"/>
        </w:rPr>
      </w:pPr>
      <w:ins w:id="622" w:author="Javier Ebers" w:date="2016-04-18T14:57:00Z">
        <w:r>
          <w:rPr>
            <w:rFonts w:ascii="Bookman Old Style" w:hAnsi="Bookman Old Style"/>
            <w:sz w:val="24"/>
            <w:szCs w:val="24"/>
          </w:rPr>
          <w:t>Además</w:t>
        </w:r>
      </w:ins>
      <w:r w:rsidR="0093704D">
        <w:rPr>
          <w:rFonts w:ascii="Bookman Old Style" w:hAnsi="Bookman Old Style"/>
          <w:sz w:val="24"/>
          <w:szCs w:val="24"/>
        </w:rPr>
        <w:t>,</w:t>
      </w:r>
      <w:ins w:id="623" w:author="Javier Ebers" w:date="2016-04-18T14:57:00Z">
        <w:r>
          <w:rPr>
            <w:rFonts w:ascii="Bookman Old Style" w:hAnsi="Bookman Old Style"/>
            <w:sz w:val="24"/>
            <w:szCs w:val="24"/>
          </w:rPr>
          <w:t xml:space="preserve"> </w:t>
        </w:r>
      </w:ins>
      <w:ins w:id="624" w:author="Javier Ebers" w:date="2016-04-18T14:58:00Z">
        <w:r>
          <w:rPr>
            <w:rFonts w:ascii="Bookman Old Style" w:hAnsi="Bookman Old Style"/>
            <w:sz w:val="24"/>
            <w:szCs w:val="24"/>
          </w:rPr>
          <w:t>los docentes deben poder crear cursos virtuales que simulen lo que sería su curso en un ramo particular impartido, teniendo la posibilidad de revisar cuando lo requiera el av</w:t>
        </w:r>
      </w:ins>
      <w:ins w:id="625" w:author="Javier Ebers" w:date="2016-04-18T14:59:00Z">
        <w:r>
          <w:rPr>
            <w:rFonts w:ascii="Bookman Old Style" w:hAnsi="Bookman Old Style"/>
            <w:sz w:val="24"/>
            <w:szCs w:val="24"/>
          </w:rPr>
          <w:t>ance de sus alumnos con respecto al progreso de cada uno de los ejercicios, obteniéndose métricas en tiempo real e históricas. Estos ejercici</w:t>
        </w:r>
      </w:ins>
      <w:ins w:id="626" w:author="Javier Ebers" w:date="2016-04-18T15:01:00Z">
        <w:r>
          <w:rPr>
            <w:rFonts w:ascii="Bookman Old Style" w:hAnsi="Bookman Old Style"/>
            <w:sz w:val="24"/>
            <w:szCs w:val="24"/>
          </w:rPr>
          <w:t>o</w:t>
        </w:r>
      </w:ins>
      <w:ins w:id="627" w:author="Javier Ebers" w:date="2016-04-18T14:59:00Z">
        <w:r>
          <w:rPr>
            <w:rFonts w:ascii="Bookman Old Style" w:hAnsi="Bookman Old Style"/>
            <w:sz w:val="24"/>
            <w:szCs w:val="24"/>
          </w:rPr>
          <w:t>s basado</w:t>
        </w:r>
      </w:ins>
      <w:ins w:id="628" w:author="Javier Ebers" w:date="2016-04-18T15:00:00Z">
        <w:r>
          <w:rPr>
            <w:rFonts w:ascii="Bookman Old Style" w:hAnsi="Bookman Old Style"/>
            <w:sz w:val="24"/>
            <w:szCs w:val="24"/>
          </w:rPr>
          <w:t>s en problemas podrán ser resueltos por los alumnos durante un período de tiempo específico el cual deberá ser definido también por el docente.</w:t>
        </w:r>
      </w:ins>
    </w:p>
    <w:p w14:paraId="660A4074" w14:textId="1425DF6F" w:rsidR="001E5A74" w:rsidRDefault="001E5A74">
      <w:pPr>
        <w:jc w:val="both"/>
        <w:rPr>
          <w:ins w:id="629" w:author="Javier Ebers" w:date="2016-04-18T15:11:00Z"/>
          <w:rFonts w:ascii="Bookman Old Style" w:hAnsi="Bookman Old Style"/>
          <w:sz w:val="24"/>
          <w:szCs w:val="24"/>
        </w:rPr>
        <w:pPrChange w:id="630" w:author="Javier Ebers" w:date="2016-04-18T14:42:00Z">
          <w:pPr>
            <w:ind w:left="709" w:hanging="349"/>
            <w:jc w:val="both"/>
          </w:pPr>
        </w:pPrChange>
      </w:pPr>
      <w:ins w:id="631" w:author="Javier Ebers" w:date="2016-04-18T15:03:00Z">
        <w:r>
          <w:rPr>
            <w:rFonts w:ascii="Bookman Old Style" w:hAnsi="Bookman Old Style"/>
            <w:sz w:val="24"/>
            <w:szCs w:val="24"/>
          </w:rPr>
          <w:t xml:space="preserve">Por </w:t>
        </w:r>
      </w:ins>
      <w:ins w:id="632" w:author="Javier Ebers" w:date="2016-04-18T15:04:00Z">
        <w:r>
          <w:rPr>
            <w:rFonts w:ascii="Bookman Old Style" w:hAnsi="Bookman Old Style"/>
            <w:sz w:val="24"/>
            <w:szCs w:val="24"/>
          </w:rPr>
          <w:t xml:space="preserve">último, el perfil de Alumno, tendrá la capacidad de estar inscrito en un curso virtual creado por un docente, en donde encontrará los ejercicios diseñados por dicho docente. La </w:t>
        </w:r>
      </w:ins>
      <w:ins w:id="633" w:author="Javier Ebers" w:date="2016-04-18T15:06:00Z">
        <w:r>
          <w:rPr>
            <w:rFonts w:ascii="Bookman Old Style" w:hAnsi="Bookman Old Style"/>
            <w:sz w:val="24"/>
            <w:szCs w:val="24"/>
          </w:rPr>
          <w:t>resolución</w:t>
        </w:r>
      </w:ins>
      <w:ins w:id="634" w:author="Javier Ebers" w:date="2016-04-18T15:04:00Z">
        <w:r>
          <w:rPr>
            <w:rFonts w:ascii="Bookman Old Style" w:hAnsi="Bookman Old Style"/>
            <w:sz w:val="24"/>
            <w:szCs w:val="24"/>
          </w:rPr>
          <w:t xml:space="preserve"> de estos </w:t>
        </w:r>
      </w:ins>
      <w:ins w:id="635" w:author="Javier Ebers" w:date="2016-04-18T15:06:00Z">
        <w:r>
          <w:rPr>
            <w:rFonts w:ascii="Bookman Old Style" w:hAnsi="Bookman Old Style"/>
            <w:sz w:val="24"/>
            <w:szCs w:val="24"/>
          </w:rPr>
          <w:t>ejercicios</w:t>
        </w:r>
      </w:ins>
      <w:ins w:id="636" w:author="Javier Ebers" w:date="2016-04-18T15:05:00Z">
        <w:r>
          <w:rPr>
            <w:rFonts w:ascii="Bookman Old Style" w:hAnsi="Bookman Old Style"/>
            <w:sz w:val="24"/>
            <w:szCs w:val="24"/>
          </w:rPr>
          <w:t xml:space="preserve"> podrá realizarse haciendo uso de los conceptos básicos relacionados con las ciencias de la </w:t>
        </w:r>
      </w:ins>
      <w:ins w:id="637" w:author="Javier Ebers" w:date="2016-04-18T15:06:00Z">
        <w:r>
          <w:rPr>
            <w:rFonts w:ascii="Bookman Old Style" w:hAnsi="Bookman Old Style"/>
            <w:sz w:val="24"/>
            <w:szCs w:val="24"/>
          </w:rPr>
          <w:t>computación</w:t>
        </w:r>
      </w:ins>
      <w:ins w:id="638" w:author="Javier Ebers" w:date="2016-04-18T15:05:00Z">
        <w:r>
          <w:rPr>
            <w:rFonts w:ascii="Bookman Old Style" w:hAnsi="Bookman Old Style"/>
            <w:sz w:val="24"/>
            <w:szCs w:val="24"/>
          </w:rPr>
          <w:t xml:space="preserve"> como son la abstracción, división de un problema en sub</w:t>
        </w:r>
      </w:ins>
      <w:ins w:id="639" w:author="Javier Ebers" w:date="2016-04-18T15:06:00Z">
        <w:r>
          <w:rPr>
            <w:rFonts w:ascii="Bookman Old Style" w:hAnsi="Bookman Old Style"/>
            <w:sz w:val="24"/>
            <w:szCs w:val="24"/>
          </w:rPr>
          <w:t>-</w:t>
        </w:r>
      </w:ins>
      <w:ins w:id="640" w:author="Javier Ebers" w:date="2016-04-18T15:05:00Z">
        <w:r>
          <w:rPr>
            <w:rFonts w:ascii="Bookman Old Style" w:hAnsi="Bookman Old Style"/>
            <w:sz w:val="24"/>
            <w:szCs w:val="24"/>
          </w:rPr>
          <w:t xml:space="preserve">problemas, </w:t>
        </w:r>
      </w:ins>
      <w:ins w:id="641" w:author="Javier Ebers" w:date="2016-04-18T15:06:00Z">
        <w:r>
          <w:rPr>
            <w:rFonts w:ascii="Bookman Old Style" w:hAnsi="Bookman Old Style"/>
            <w:sz w:val="24"/>
            <w:szCs w:val="24"/>
          </w:rPr>
          <w:t>esquematización algorítmica y programación como una herramienta para concretizar todo en la solución definitiva.</w:t>
        </w:r>
      </w:ins>
      <w:ins w:id="642" w:author="Javier Ebers" w:date="2016-04-18T15:07:00Z">
        <w:r>
          <w:rPr>
            <w:rFonts w:ascii="Bookman Old Style" w:hAnsi="Bookman Old Style"/>
            <w:sz w:val="24"/>
            <w:szCs w:val="24"/>
          </w:rPr>
          <w:t xml:space="preserve"> La resolución de estos problemas se deberá realizar por medio de la interfaz gráfica implementada en la plataforma, en donde se utilizar</w:t>
        </w:r>
      </w:ins>
      <w:ins w:id="643" w:author="Javier Ebers" w:date="2016-04-18T15:08:00Z">
        <w:r>
          <w:rPr>
            <w:rFonts w:ascii="Bookman Old Style" w:hAnsi="Bookman Old Style"/>
            <w:sz w:val="24"/>
            <w:szCs w:val="24"/>
          </w:rPr>
          <w:t xml:space="preserve">á una versión personalizada de programación utilizando bloques </w:t>
        </w:r>
        <w:commentRangeStart w:id="644"/>
        <w:r>
          <w:rPr>
            <w:rFonts w:ascii="Bookman Old Style" w:hAnsi="Bookman Old Style"/>
            <w:sz w:val="24"/>
            <w:szCs w:val="24"/>
          </w:rPr>
          <w:t xml:space="preserve">(proyecto </w:t>
        </w:r>
      </w:ins>
      <w:ins w:id="645" w:author="Juan Felipe Calderon Maureira" w:date="2016-04-18T17:37:00Z">
        <w:r w:rsidR="00DC41E4">
          <w:rPr>
            <w:rFonts w:ascii="Bookman Old Style" w:hAnsi="Bookman Old Style"/>
            <w:sz w:val="24"/>
            <w:szCs w:val="24"/>
          </w:rPr>
          <w:t>B</w:t>
        </w:r>
      </w:ins>
      <w:ins w:id="646" w:author="Javier Ebers" w:date="2016-04-18T15:08:00Z">
        <w:del w:id="647" w:author="Juan Felipe Calderon Maureira" w:date="2016-04-18T17:37:00Z">
          <w:r w:rsidDel="00DC41E4">
            <w:rPr>
              <w:rFonts w:ascii="Bookman Old Style" w:hAnsi="Bookman Old Style"/>
              <w:sz w:val="24"/>
              <w:szCs w:val="24"/>
            </w:rPr>
            <w:delText>b</w:delText>
          </w:r>
        </w:del>
        <w:r>
          <w:rPr>
            <w:rFonts w:ascii="Bookman Old Style" w:hAnsi="Bookman Old Style"/>
            <w:sz w:val="24"/>
            <w:szCs w:val="24"/>
          </w:rPr>
          <w:t xml:space="preserve">lockly de </w:t>
        </w:r>
      </w:ins>
      <w:ins w:id="648" w:author="Juan Felipe Calderon Maureira" w:date="2016-04-18T17:37:00Z">
        <w:r w:rsidR="00DC41E4">
          <w:rPr>
            <w:rFonts w:ascii="Bookman Old Style" w:hAnsi="Bookman Old Style"/>
            <w:sz w:val="24"/>
            <w:szCs w:val="24"/>
          </w:rPr>
          <w:t>G</w:t>
        </w:r>
      </w:ins>
      <w:ins w:id="649" w:author="Javier Ebers" w:date="2016-04-18T15:08:00Z">
        <w:del w:id="650" w:author="Juan Felipe Calderon Maureira" w:date="2016-04-18T17:37:00Z">
          <w:r w:rsidDel="00DC41E4">
            <w:rPr>
              <w:rFonts w:ascii="Bookman Old Style" w:hAnsi="Bookman Old Style"/>
              <w:sz w:val="24"/>
              <w:szCs w:val="24"/>
            </w:rPr>
            <w:delText>g</w:delText>
          </w:r>
        </w:del>
        <w:r>
          <w:rPr>
            <w:rFonts w:ascii="Bookman Old Style" w:hAnsi="Bookman Old Style"/>
            <w:sz w:val="24"/>
            <w:szCs w:val="24"/>
          </w:rPr>
          <w:t>oogle</w:t>
        </w:r>
      </w:ins>
      <w:ins w:id="651" w:author="Javier Ebers" w:date="2016-04-19T20:40:00Z">
        <w:r w:rsidR="009C6A20">
          <w:rPr>
            <w:rFonts w:ascii="Bookman Old Style" w:hAnsi="Bookman Old Style"/>
            <w:sz w:val="24"/>
            <w:szCs w:val="24"/>
          </w:rPr>
          <w:t xml:space="preserve"> </w:t>
        </w:r>
      </w:ins>
      <w:customXmlInsRangeStart w:id="652" w:author="Javier Ebers" w:date="2016-04-19T20:43:00Z"/>
      <w:sdt>
        <w:sdtPr>
          <w:rPr>
            <w:rFonts w:ascii="Bookman Old Style" w:hAnsi="Bookman Old Style"/>
            <w:sz w:val="24"/>
            <w:szCs w:val="24"/>
          </w:rPr>
          <w:id w:val="281310801"/>
          <w:citation/>
        </w:sdtPr>
        <w:sdtEndPr/>
        <w:sdtContent>
          <w:customXmlInsRangeEnd w:id="652"/>
          <w:ins w:id="653" w:author="Javier Ebers" w:date="2016-04-19T20:43:00Z">
            <w:r w:rsidR="009C6A20">
              <w:rPr>
                <w:rFonts w:ascii="Bookman Old Style" w:hAnsi="Bookman Old Style"/>
                <w:sz w:val="24"/>
                <w:szCs w:val="24"/>
              </w:rPr>
              <w:fldChar w:fldCharType="begin"/>
            </w:r>
            <w:r w:rsidR="009C6A20">
              <w:rPr>
                <w:rFonts w:ascii="Bookman Old Style" w:hAnsi="Bookman Old Style"/>
                <w:sz w:val="24"/>
                <w:szCs w:val="24"/>
              </w:rPr>
              <w:instrText xml:space="preserve"> CITATION Goo15 \l 13322 </w:instrText>
            </w:r>
          </w:ins>
          <w:r w:rsidR="009C6A20">
            <w:rPr>
              <w:rFonts w:ascii="Bookman Old Style" w:hAnsi="Bookman Old Style"/>
              <w:sz w:val="24"/>
              <w:szCs w:val="24"/>
            </w:rPr>
            <w:fldChar w:fldCharType="separate"/>
          </w:r>
          <w:r w:rsidR="00FE3FF5" w:rsidRPr="00FE3FF5">
            <w:rPr>
              <w:rFonts w:ascii="Bookman Old Style" w:hAnsi="Bookman Old Style"/>
              <w:noProof/>
              <w:sz w:val="24"/>
              <w:szCs w:val="24"/>
            </w:rPr>
            <w:t>(Google, 2015)</w:t>
          </w:r>
          <w:ins w:id="654" w:author="Javier Ebers" w:date="2016-04-19T20:43:00Z">
            <w:r w:rsidR="009C6A20">
              <w:rPr>
                <w:rFonts w:ascii="Bookman Old Style" w:hAnsi="Bookman Old Style"/>
                <w:sz w:val="24"/>
                <w:szCs w:val="24"/>
              </w:rPr>
              <w:fldChar w:fldCharType="end"/>
            </w:r>
          </w:ins>
          <w:customXmlInsRangeStart w:id="655" w:author="Javier Ebers" w:date="2016-04-19T20:43:00Z"/>
        </w:sdtContent>
      </w:sdt>
      <w:customXmlInsRangeEnd w:id="655"/>
      <w:ins w:id="656" w:author="Javier Ebers" w:date="2016-04-18T15:08:00Z">
        <w:r>
          <w:rPr>
            <w:rFonts w:ascii="Bookman Old Style" w:hAnsi="Bookman Old Style"/>
            <w:sz w:val="24"/>
            <w:szCs w:val="24"/>
          </w:rPr>
          <w:t xml:space="preserve">) </w:t>
        </w:r>
      </w:ins>
      <w:commentRangeEnd w:id="644"/>
      <w:r w:rsidR="00DC41E4">
        <w:rPr>
          <w:rStyle w:val="Refdecomentario"/>
        </w:rPr>
        <w:commentReference w:id="644"/>
      </w:r>
      <w:ins w:id="657" w:author="Javier Ebers" w:date="2016-04-18T15:08:00Z">
        <w:r>
          <w:rPr>
            <w:rFonts w:ascii="Bookman Old Style" w:hAnsi="Bookman Old Style"/>
            <w:sz w:val="24"/>
            <w:szCs w:val="24"/>
          </w:rPr>
          <w:t>con el objetivo de disminuir la curva de aprendizaje que pudiese significar</w:t>
        </w:r>
      </w:ins>
      <w:r w:rsidR="00DA19E8">
        <w:rPr>
          <w:rFonts w:ascii="Bookman Old Style" w:hAnsi="Bookman Old Style"/>
          <w:sz w:val="24"/>
          <w:szCs w:val="24"/>
        </w:rPr>
        <w:t xml:space="preserve"> el uso de un </w:t>
      </w:r>
      <w:ins w:id="658" w:author="Javier Ebers" w:date="2016-04-18T15:08:00Z">
        <w:r>
          <w:rPr>
            <w:rFonts w:ascii="Bookman Old Style" w:hAnsi="Bookman Old Style"/>
            <w:sz w:val="24"/>
            <w:szCs w:val="24"/>
          </w:rPr>
          <w:t xml:space="preserve">lenguaje de </w:t>
        </w:r>
      </w:ins>
      <w:ins w:id="659" w:author="Javier Ebers" w:date="2016-04-18T15:09:00Z">
        <w:r>
          <w:rPr>
            <w:rFonts w:ascii="Bookman Old Style" w:hAnsi="Bookman Old Style"/>
            <w:sz w:val="24"/>
            <w:szCs w:val="24"/>
          </w:rPr>
          <w:t>programación</w:t>
        </w:r>
      </w:ins>
      <w:r w:rsidR="00DA19E8">
        <w:rPr>
          <w:rFonts w:ascii="Bookman Old Style" w:hAnsi="Bookman Old Style"/>
          <w:sz w:val="24"/>
          <w:szCs w:val="24"/>
        </w:rPr>
        <w:t xml:space="preserve"> real</w:t>
      </w:r>
      <w:r w:rsidR="00537A14">
        <w:rPr>
          <w:rFonts w:ascii="Bookman Old Style" w:hAnsi="Bookman Old Style"/>
          <w:sz w:val="24"/>
          <w:szCs w:val="24"/>
        </w:rPr>
        <w:t xml:space="preserve"> </w:t>
      </w:r>
      <w:sdt>
        <w:sdtPr>
          <w:rPr>
            <w:rFonts w:ascii="Bookman Old Style" w:hAnsi="Bookman Old Style"/>
            <w:sz w:val="24"/>
            <w:szCs w:val="24"/>
          </w:rPr>
          <w:id w:val="1937242550"/>
          <w:citation/>
        </w:sdtPr>
        <w:sdtEndPr/>
        <w:sdtContent>
          <w:r w:rsidR="00537A14">
            <w:rPr>
              <w:rFonts w:ascii="Bookman Old Style" w:hAnsi="Bookman Old Style"/>
              <w:sz w:val="24"/>
              <w:szCs w:val="24"/>
            </w:rPr>
            <w:fldChar w:fldCharType="begin"/>
          </w:r>
          <w:r w:rsidR="00537A14">
            <w:rPr>
              <w:rFonts w:ascii="Bookman Old Style" w:hAnsi="Bookman Old Style"/>
              <w:sz w:val="24"/>
              <w:szCs w:val="24"/>
            </w:rPr>
            <w:instrText xml:space="preserve"> CITATION Wei10 \l 13322 </w:instrText>
          </w:r>
          <w:r w:rsidR="00537A14">
            <w:rPr>
              <w:rFonts w:ascii="Bookman Old Style" w:hAnsi="Bookman Old Style"/>
              <w:sz w:val="24"/>
              <w:szCs w:val="24"/>
            </w:rPr>
            <w:fldChar w:fldCharType="separate"/>
          </w:r>
          <w:r w:rsidR="00FE3FF5" w:rsidRPr="00FE3FF5">
            <w:rPr>
              <w:rFonts w:ascii="Bookman Old Style" w:hAnsi="Bookman Old Style"/>
              <w:noProof/>
              <w:sz w:val="24"/>
              <w:szCs w:val="24"/>
            </w:rPr>
            <w:t>(Weizmann Institute of Science, 2010)</w:t>
          </w:r>
          <w:r w:rsidR="00537A14">
            <w:rPr>
              <w:rFonts w:ascii="Bookman Old Style" w:hAnsi="Bookman Old Style"/>
              <w:sz w:val="24"/>
              <w:szCs w:val="24"/>
            </w:rPr>
            <w:fldChar w:fldCharType="end"/>
          </w:r>
        </w:sdtContent>
      </w:sdt>
      <w:ins w:id="660" w:author="Javier Ebers" w:date="2016-04-18T15:09:00Z">
        <w:r>
          <w:rPr>
            <w:rFonts w:ascii="Bookman Old Style" w:hAnsi="Bookman Old Style"/>
            <w:sz w:val="24"/>
            <w:szCs w:val="24"/>
          </w:rPr>
          <w:t xml:space="preserve">. Durante todo el transcurso del desarrollo de la solución a los ejercicios, la plataforma será la encargada de guiar al alumno mediante retroalimentación en tiempo real a sus acciones, </w:t>
        </w:r>
      </w:ins>
      <w:ins w:id="661" w:author="Javier Ebers" w:date="2016-04-18T15:10:00Z">
        <w:r>
          <w:rPr>
            <w:rFonts w:ascii="Bookman Old Style" w:hAnsi="Bookman Old Style"/>
            <w:sz w:val="24"/>
            <w:szCs w:val="24"/>
          </w:rPr>
          <w:t>y dando la facilidad de visualizar como lo que ellos realizaron haciendo uso de bloques, se tra</w:t>
        </w:r>
      </w:ins>
      <w:ins w:id="662" w:author="Javier Ebers" w:date="2016-04-18T15:11:00Z">
        <w:r>
          <w:rPr>
            <w:rFonts w:ascii="Bookman Old Style" w:hAnsi="Bookman Old Style"/>
            <w:sz w:val="24"/>
            <w:szCs w:val="24"/>
          </w:rPr>
          <w:t>duce a un lenguaje de programación real, con el objetivo de que dependiendo del progreso del alumno, este pueda ir adaptando de forma paulatina el uso de este este lenguaje si así lo considera conveniente.</w:t>
        </w:r>
      </w:ins>
    </w:p>
    <w:p w14:paraId="6D27A08C" w14:textId="0C5112F8" w:rsidR="001349D6" w:rsidRDefault="001E5A74">
      <w:pPr>
        <w:jc w:val="both"/>
        <w:rPr>
          <w:ins w:id="663" w:author="Javier Ebers" w:date="2016-04-19T21:26:00Z"/>
          <w:rFonts w:ascii="Bookman Old Style" w:hAnsi="Bookman Old Style"/>
          <w:sz w:val="24"/>
          <w:szCs w:val="24"/>
        </w:rPr>
      </w:pPr>
      <w:ins w:id="664" w:author="Javier Ebers" w:date="2016-04-18T15:12:00Z">
        <w:r>
          <w:rPr>
            <w:rFonts w:ascii="Bookman Old Style" w:hAnsi="Bookman Old Style"/>
            <w:sz w:val="24"/>
            <w:szCs w:val="24"/>
          </w:rPr>
          <w:t xml:space="preserve">El progreso de los </w:t>
        </w:r>
      </w:ins>
      <w:ins w:id="665" w:author="Javier Ebers" w:date="2016-04-18T15:13:00Z">
        <w:r>
          <w:rPr>
            <w:rFonts w:ascii="Bookman Old Style" w:hAnsi="Bookman Old Style"/>
            <w:sz w:val="24"/>
            <w:szCs w:val="24"/>
          </w:rPr>
          <w:t>ejercicios</w:t>
        </w:r>
      </w:ins>
      <w:ins w:id="666" w:author="Javier Ebers" w:date="2016-04-18T15:12:00Z">
        <w:r>
          <w:rPr>
            <w:rFonts w:ascii="Bookman Old Style" w:hAnsi="Bookman Old Style"/>
            <w:sz w:val="24"/>
            <w:szCs w:val="24"/>
          </w:rPr>
          <w:t xml:space="preserve"> realizados por los alumnos debe ser guardado constantemente, permitiendo así continuar con su ejecución en cualquier otro momento que se requiera, o incluso en </w:t>
        </w:r>
      </w:ins>
      <w:ins w:id="667" w:author="Javier Ebers" w:date="2016-04-18T15:13:00Z">
        <w:r>
          <w:rPr>
            <w:rFonts w:ascii="Bookman Old Style" w:hAnsi="Bookman Old Style"/>
            <w:sz w:val="24"/>
            <w:szCs w:val="24"/>
          </w:rPr>
          <w:t xml:space="preserve">un ambiente de trabajo distinto </w:t>
        </w:r>
      </w:ins>
      <w:ins w:id="668" w:author="Javier Ebers" w:date="2016-04-18T15:14:00Z">
        <w:r w:rsidR="004360CD">
          <w:rPr>
            <w:rFonts w:ascii="Bookman Old Style" w:hAnsi="Bookman Old Style"/>
            <w:sz w:val="24"/>
            <w:szCs w:val="24"/>
          </w:rPr>
          <w:t>al utilizado en el momento</w:t>
        </w:r>
      </w:ins>
      <w:ins w:id="669" w:author="Javier Ebers" w:date="2016-04-18T15:13:00Z">
        <w:r>
          <w:rPr>
            <w:rFonts w:ascii="Bookman Old Style" w:hAnsi="Bookman Old Style"/>
            <w:sz w:val="24"/>
            <w:szCs w:val="24"/>
          </w:rPr>
          <w:t xml:space="preserve"> en que se inició la actividad.</w:t>
        </w:r>
      </w:ins>
    </w:p>
    <w:p w14:paraId="1F583135" w14:textId="77777777" w:rsidR="000857E4" w:rsidRDefault="00F327CC" w:rsidP="000857E4">
      <w:pPr>
        <w:keepNext/>
        <w:ind w:left="-426"/>
        <w:jc w:val="both"/>
      </w:pPr>
      <w:r>
        <w:rPr>
          <w:noProof/>
          <w:lang w:eastAsia="es-CL"/>
        </w:rPr>
        <w:lastRenderedPageBreak/>
        <w:drawing>
          <wp:inline distT="0" distB="0" distL="0" distR="0" wp14:anchorId="05021524" wp14:editId="57717E19">
            <wp:extent cx="6076950" cy="36607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6520" cy="3666512"/>
                    </a:xfrm>
                    <a:prstGeom prst="rect">
                      <a:avLst/>
                    </a:prstGeom>
                  </pic:spPr>
                </pic:pic>
              </a:graphicData>
            </a:graphic>
          </wp:inline>
        </w:drawing>
      </w:r>
    </w:p>
    <w:p w14:paraId="2177CE5F" w14:textId="1B407D39" w:rsidR="00AF41C8" w:rsidRDefault="000857E4" w:rsidP="000857E4">
      <w:pPr>
        <w:pStyle w:val="Descripcin"/>
        <w:rPr>
          <w:sz w:val="24"/>
          <w:szCs w:val="24"/>
        </w:rPr>
      </w:pPr>
      <w:bookmarkStart w:id="670" w:name="_Toc455521868"/>
      <w:r>
        <w:t xml:space="preserve">Figura </w:t>
      </w:r>
      <w:r w:rsidR="008F60B8">
        <w:fldChar w:fldCharType="begin"/>
      </w:r>
      <w:r w:rsidR="008F60B8">
        <w:instrText xml:space="preserve"> SEQ Figura \* ARABIC </w:instrText>
      </w:r>
      <w:r w:rsidR="008F60B8">
        <w:fldChar w:fldCharType="separate"/>
      </w:r>
      <w:r w:rsidR="008B023B">
        <w:rPr>
          <w:noProof/>
        </w:rPr>
        <w:t>9</w:t>
      </w:r>
      <w:r w:rsidR="008F60B8">
        <w:rPr>
          <w:noProof/>
        </w:rPr>
        <w:fldChar w:fldCharType="end"/>
      </w:r>
      <w:r w:rsidRPr="00F87D8E">
        <w:t>: Esquema de alto nivel de la solución propuesta</w:t>
      </w:r>
      <w:bookmarkEnd w:id="670"/>
    </w:p>
    <w:p w14:paraId="0923E0E9" w14:textId="77777777" w:rsidR="00600276" w:rsidRPr="000715D2" w:rsidRDefault="00600276" w:rsidP="000715D2">
      <w:pPr>
        <w:ind w:left="708" w:hanging="708"/>
        <w:jc w:val="center"/>
        <w:rPr>
          <w:ins w:id="671" w:author="Javier Ebers" w:date="2016-04-13T01:42:00Z"/>
          <w:rFonts w:ascii="Bookman Old Style" w:hAnsi="Bookman Old Style"/>
          <w:sz w:val="20"/>
          <w:szCs w:val="20"/>
        </w:rPr>
      </w:pPr>
    </w:p>
    <w:p w14:paraId="023BDF2F" w14:textId="7846953A" w:rsidR="005C5840" w:rsidRPr="00F07EDE" w:rsidDel="005C5840" w:rsidRDefault="005C5840">
      <w:pPr>
        <w:pStyle w:val="Ttulo2"/>
        <w:rPr>
          <w:del w:id="672" w:author="Javier Ebers" w:date="2016-04-13T01:38:00Z"/>
        </w:rPr>
        <w:pPrChange w:id="673" w:author="Javier Ebers" w:date="2016-04-13T01:38:00Z">
          <w:pPr>
            <w:jc w:val="both"/>
          </w:pPr>
        </w:pPrChange>
      </w:pPr>
    </w:p>
    <w:p w14:paraId="1BC02513" w14:textId="77777777" w:rsidR="006F086E" w:rsidRDefault="006F086E" w:rsidP="005F4457">
      <w:pPr>
        <w:pStyle w:val="Ttulo2"/>
        <w:rPr>
          <w:ins w:id="674" w:author="Juan Felipe Calderon Maureira" w:date="2016-04-13T12:27:00Z"/>
        </w:rPr>
      </w:pPr>
      <w:bookmarkStart w:id="675" w:name="_Toc455520357"/>
      <w:commentRangeStart w:id="676"/>
      <w:r w:rsidRPr="003030C3">
        <w:t>R</w:t>
      </w:r>
      <w:r w:rsidRPr="006F086E">
        <w:t>equisitos de Alto Nivel</w:t>
      </w:r>
      <w:commentRangeEnd w:id="676"/>
      <w:r w:rsidR="00291248">
        <w:rPr>
          <w:rStyle w:val="Refdecomentario"/>
        </w:rPr>
        <w:commentReference w:id="676"/>
      </w:r>
      <w:bookmarkEnd w:id="675"/>
    </w:p>
    <w:p w14:paraId="1BD5B9D1" w14:textId="46D7D74B" w:rsidR="00DB2A7B" w:rsidRDefault="00DB2A7B">
      <w:pPr>
        <w:ind w:firstLine="708"/>
        <w:jc w:val="both"/>
        <w:rPr>
          <w:ins w:id="677" w:author="Juan Felipe Calderon Maureira" w:date="2016-04-13T12:27:00Z"/>
          <w:rFonts w:ascii="Bookman Old Style" w:hAnsi="Bookman Old Style"/>
          <w:b/>
          <w:sz w:val="24"/>
          <w:szCs w:val="24"/>
        </w:rPr>
        <w:pPrChange w:id="678" w:author="Javier Ebers" w:date="2016-04-19T21:33:00Z">
          <w:pPr>
            <w:jc w:val="both"/>
          </w:pPr>
        </w:pPrChange>
      </w:pPr>
      <w:ins w:id="679" w:author="Juan Felipe Calderon Maureira" w:date="2016-04-13T12:28:00Z">
        <w:r>
          <w:rPr>
            <w:rFonts w:ascii="Bookman Old Style" w:hAnsi="Bookman Old Style"/>
            <w:b/>
            <w:sz w:val="24"/>
            <w:szCs w:val="24"/>
          </w:rPr>
          <w:t>Generales de la</w:t>
        </w:r>
      </w:ins>
      <w:ins w:id="680" w:author="Juan Felipe Calderon Maureira" w:date="2016-04-13T12:27:00Z">
        <w:r>
          <w:rPr>
            <w:rFonts w:ascii="Bookman Old Style" w:hAnsi="Bookman Old Style"/>
            <w:b/>
            <w:sz w:val="24"/>
            <w:szCs w:val="24"/>
          </w:rPr>
          <w:t xml:space="preserve"> plataforma</w:t>
        </w:r>
      </w:ins>
    </w:p>
    <w:p w14:paraId="2D2D7488" w14:textId="77777777" w:rsidR="00DB2A7B" w:rsidRPr="00353E1D" w:rsidRDefault="00DB2A7B">
      <w:pPr>
        <w:pStyle w:val="Prrafodelista"/>
        <w:jc w:val="both"/>
        <w:rPr>
          <w:rFonts w:ascii="Bookman Old Style" w:hAnsi="Bookman Old Style"/>
          <w:sz w:val="24"/>
          <w:szCs w:val="24"/>
          <w:rPrChange w:id="681" w:author="Javier Ebers" w:date="2016-04-17T21:42:00Z">
            <w:rPr>
              <w:rFonts w:ascii="Bookman Old Style" w:hAnsi="Bookman Old Style"/>
              <w:sz w:val="24"/>
              <w:szCs w:val="24"/>
              <w:highlight w:val="yellow"/>
            </w:rPr>
          </w:rPrChange>
        </w:rPr>
        <w:pPrChange w:id="682" w:author="Javier Ebers" w:date="2016-04-18T13:54:00Z">
          <w:pPr>
            <w:pStyle w:val="Prrafodelista"/>
            <w:numPr>
              <w:numId w:val="3"/>
            </w:numPr>
            <w:ind w:hanging="360"/>
            <w:jc w:val="both"/>
          </w:pPr>
        </w:pPrChange>
      </w:pPr>
      <w:moveToRangeStart w:id="683" w:author="Juan Felipe Calderon Maureira" w:date="2016-04-13T12:30:00Z" w:name="move448313968"/>
      <w:commentRangeStart w:id="684"/>
      <w:moveTo w:id="685" w:author="Juan Felipe Calderon Maureira" w:date="2016-04-13T12:30:00Z">
        <w:r w:rsidRPr="00353E1D">
          <w:rPr>
            <w:rFonts w:ascii="Bookman Old Style" w:hAnsi="Bookman Old Style"/>
            <w:sz w:val="24"/>
            <w:szCs w:val="24"/>
            <w:rPrChange w:id="686" w:author="Javier Ebers" w:date="2016-04-17T21:42:00Z">
              <w:rPr>
                <w:rFonts w:ascii="Bookman Old Style" w:hAnsi="Bookman Old Style"/>
                <w:sz w:val="24"/>
                <w:szCs w:val="24"/>
                <w:highlight w:val="yellow"/>
              </w:rPr>
            </w:rPrChange>
          </w:rPr>
          <w:t>El usuario debe poder utilizar la plataforma por medio de internet.</w:t>
        </w:r>
        <w:commentRangeEnd w:id="684"/>
        <w:r w:rsidRPr="00353E1D">
          <w:rPr>
            <w:rStyle w:val="Refdecomentario"/>
            <w:rPrChange w:id="687" w:author="Javier Ebers" w:date="2016-04-17T21:42:00Z">
              <w:rPr>
                <w:rStyle w:val="Refdecomentario"/>
                <w:highlight w:val="yellow"/>
              </w:rPr>
            </w:rPrChange>
          </w:rPr>
          <w:commentReference w:id="684"/>
        </w:r>
      </w:moveTo>
    </w:p>
    <w:moveToRangeEnd w:id="683"/>
    <w:p w14:paraId="25D9B105" w14:textId="5D149807" w:rsidR="00DB2A7B" w:rsidRPr="00353E1D" w:rsidRDefault="00DB2A7B" w:rsidP="00DB2A7B">
      <w:pPr>
        <w:pStyle w:val="Prrafodelista"/>
        <w:numPr>
          <w:ilvl w:val="0"/>
          <w:numId w:val="3"/>
        </w:numPr>
        <w:jc w:val="both"/>
        <w:rPr>
          <w:ins w:id="688" w:author="Juan Felipe Calderon Maureira" w:date="2016-04-13T12:30:00Z"/>
          <w:rFonts w:ascii="Bookman Old Style" w:hAnsi="Bookman Old Style"/>
          <w:sz w:val="24"/>
          <w:szCs w:val="24"/>
          <w:rPrChange w:id="689" w:author="Javier Ebers" w:date="2016-04-17T21:42:00Z">
            <w:rPr>
              <w:ins w:id="690" w:author="Juan Felipe Calderon Maureira" w:date="2016-04-13T12:30:00Z"/>
              <w:rFonts w:ascii="Bookman Old Style" w:hAnsi="Bookman Old Style"/>
              <w:sz w:val="24"/>
              <w:szCs w:val="24"/>
              <w:highlight w:val="yellow"/>
            </w:rPr>
          </w:rPrChange>
        </w:rPr>
      </w:pPr>
      <w:ins w:id="691" w:author="Juan Felipe Calderon Maureira" w:date="2016-04-13T12:30:00Z">
        <w:del w:id="692" w:author="Javier Ebers" w:date="2016-04-17T21:41:00Z">
          <w:r w:rsidRPr="00353E1D" w:rsidDel="00353E1D">
            <w:rPr>
              <w:rFonts w:ascii="Bookman Old Style" w:hAnsi="Bookman Old Style"/>
              <w:sz w:val="24"/>
              <w:szCs w:val="24"/>
              <w:rPrChange w:id="693" w:author="Javier Ebers" w:date="2016-04-17T21:42:00Z">
                <w:rPr>
                  <w:rFonts w:ascii="Bookman Old Style" w:hAnsi="Bookman Old Style"/>
                  <w:sz w:val="24"/>
                  <w:szCs w:val="24"/>
                  <w:highlight w:val="yellow"/>
                </w:rPr>
              </w:rPrChange>
            </w:rPr>
            <w:delText>El sistema</w:delText>
          </w:r>
        </w:del>
      </w:ins>
      <w:ins w:id="694" w:author="Javier Ebers" w:date="2016-04-17T21:41:00Z">
        <w:r w:rsidR="00353E1D" w:rsidRPr="00353E1D">
          <w:rPr>
            <w:rFonts w:ascii="Bookman Old Style" w:hAnsi="Bookman Old Style"/>
            <w:sz w:val="24"/>
            <w:szCs w:val="24"/>
            <w:rPrChange w:id="695" w:author="Javier Ebers" w:date="2016-04-17T21:42:00Z">
              <w:rPr>
                <w:rFonts w:ascii="Bookman Old Style" w:hAnsi="Bookman Old Style"/>
                <w:sz w:val="24"/>
                <w:szCs w:val="24"/>
                <w:highlight w:val="yellow"/>
              </w:rPr>
            </w:rPrChange>
          </w:rPr>
          <w:t>La plataforma</w:t>
        </w:r>
      </w:ins>
      <w:ins w:id="696" w:author="Juan Felipe Calderon Maureira" w:date="2016-04-13T12:30:00Z">
        <w:r w:rsidRPr="00353E1D">
          <w:rPr>
            <w:rFonts w:ascii="Bookman Old Style" w:hAnsi="Bookman Old Style"/>
            <w:sz w:val="24"/>
            <w:szCs w:val="24"/>
            <w:rPrChange w:id="697" w:author="Javier Ebers" w:date="2016-04-17T21:42:00Z">
              <w:rPr>
                <w:rFonts w:ascii="Bookman Old Style" w:hAnsi="Bookman Old Style"/>
                <w:sz w:val="24"/>
                <w:szCs w:val="24"/>
                <w:highlight w:val="yellow"/>
              </w:rPr>
            </w:rPrChange>
          </w:rPr>
          <w:t xml:space="preserve"> debe permitir y manejar distintos perfiles de usuario:</w:t>
        </w:r>
      </w:ins>
    </w:p>
    <w:p w14:paraId="2B68C132" w14:textId="77777777" w:rsidR="00DB2A7B" w:rsidRPr="00353E1D" w:rsidRDefault="00DB2A7B" w:rsidP="00DB2A7B">
      <w:pPr>
        <w:pStyle w:val="Prrafodelista"/>
        <w:numPr>
          <w:ilvl w:val="1"/>
          <w:numId w:val="3"/>
        </w:numPr>
        <w:jc w:val="both"/>
        <w:rPr>
          <w:ins w:id="698" w:author="Juan Felipe Calderon Maureira" w:date="2016-04-13T12:30:00Z"/>
          <w:rFonts w:ascii="Bookman Old Style" w:hAnsi="Bookman Old Style"/>
          <w:sz w:val="24"/>
          <w:szCs w:val="24"/>
          <w:rPrChange w:id="699" w:author="Javier Ebers" w:date="2016-04-17T21:42:00Z">
            <w:rPr>
              <w:ins w:id="700" w:author="Juan Felipe Calderon Maureira" w:date="2016-04-13T12:30:00Z"/>
              <w:rFonts w:ascii="Bookman Old Style" w:hAnsi="Bookman Old Style"/>
              <w:sz w:val="24"/>
              <w:szCs w:val="24"/>
              <w:highlight w:val="yellow"/>
            </w:rPr>
          </w:rPrChange>
        </w:rPr>
      </w:pPr>
      <w:ins w:id="701" w:author="Juan Felipe Calderon Maureira" w:date="2016-04-13T12:30:00Z">
        <w:r w:rsidRPr="00353E1D">
          <w:rPr>
            <w:rFonts w:ascii="Bookman Old Style" w:hAnsi="Bookman Old Style"/>
            <w:sz w:val="24"/>
            <w:szCs w:val="24"/>
            <w:rPrChange w:id="702" w:author="Javier Ebers" w:date="2016-04-17T21:42:00Z">
              <w:rPr>
                <w:rFonts w:ascii="Bookman Old Style" w:hAnsi="Bookman Old Style"/>
                <w:sz w:val="24"/>
                <w:szCs w:val="24"/>
                <w:highlight w:val="yellow"/>
              </w:rPr>
            </w:rPrChange>
          </w:rPr>
          <w:t>Alumno</w:t>
        </w:r>
      </w:ins>
    </w:p>
    <w:p w14:paraId="6CC85BC0" w14:textId="77777777" w:rsidR="00DB2A7B" w:rsidRPr="00353E1D" w:rsidRDefault="00DB2A7B" w:rsidP="00DB2A7B">
      <w:pPr>
        <w:pStyle w:val="Prrafodelista"/>
        <w:numPr>
          <w:ilvl w:val="1"/>
          <w:numId w:val="3"/>
        </w:numPr>
        <w:jc w:val="both"/>
        <w:rPr>
          <w:ins w:id="703" w:author="Juan Felipe Calderon Maureira" w:date="2016-04-13T12:30:00Z"/>
          <w:rFonts w:ascii="Bookman Old Style" w:hAnsi="Bookman Old Style"/>
          <w:sz w:val="24"/>
          <w:szCs w:val="24"/>
          <w:rPrChange w:id="704" w:author="Javier Ebers" w:date="2016-04-17T21:42:00Z">
            <w:rPr>
              <w:ins w:id="705" w:author="Juan Felipe Calderon Maureira" w:date="2016-04-13T12:30:00Z"/>
              <w:rFonts w:ascii="Bookman Old Style" w:hAnsi="Bookman Old Style"/>
              <w:sz w:val="24"/>
              <w:szCs w:val="24"/>
              <w:highlight w:val="yellow"/>
            </w:rPr>
          </w:rPrChange>
        </w:rPr>
      </w:pPr>
      <w:ins w:id="706" w:author="Juan Felipe Calderon Maureira" w:date="2016-04-13T12:30:00Z">
        <w:r w:rsidRPr="00353E1D">
          <w:rPr>
            <w:rFonts w:ascii="Bookman Old Style" w:hAnsi="Bookman Old Style"/>
            <w:sz w:val="24"/>
            <w:szCs w:val="24"/>
            <w:rPrChange w:id="707" w:author="Javier Ebers" w:date="2016-04-17T21:42:00Z">
              <w:rPr>
                <w:rFonts w:ascii="Bookman Old Style" w:hAnsi="Bookman Old Style"/>
                <w:sz w:val="24"/>
                <w:szCs w:val="24"/>
                <w:highlight w:val="yellow"/>
              </w:rPr>
            </w:rPrChange>
          </w:rPr>
          <w:t>Docente</w:t>
        </w:r>
      </w:ins>
    </w:p>
    <w:p w14:paraId="5D74C49E" w14:textId="77777777" w:rsidR="00DB2A7B" w:rsidRPr="00353E1D" w:rsidRDefault="00DB2A7B" w:rsidP="00DB2A7B">
      <w:pPr>
        <w:pStyle w:val="Prrafodelista"/>
        <w:numPr>
          <w:ilvl w:val="1"/>
          <w:numId w:val="3"/>
        </w:numPr>
        <w:jc w:val="both"/>
        <w:rPr>
          <w:ins w:id="708" w:author="Juan Felipe Calderon Maureira" w:date="2016-04-13T12:30:00Z"/>
          <w:rFonts w:ascii="Bookman Old Style" w:hAnsi="Bookman Old Style"/>
          <w:sz w:val="24"/>
          <w:szCs w:val="24"/>
          <w:rPrChange w:id="709" w:author="Javier Ebers" w:date="2016-04-17T21:42:00Z">
            <w:rPr>
              <w:ins w:id="710" w:author="Juan Felipe Calderon Maureira" w:date="2016-04-13T12:30:00Z"/>
              <w:rFonts w:ascii="Bookman Old Style" w:hAnsi="Bookman Old Style"/>
              <w:sz w:val="24"/>
              <w:szCs w:val="24"/>
              <w:highlight w:val="yellow"/>
            </w:rPr>
          </w:rPrChange>
        </w:rPr>
      </w:pPr>
      <w:ins w:id="711" w:author="Juan Felipe Calderon Maureira" w:date="2016-04-13T12:30:00Z">
        <w:r w:rsidRPr="00353E1D">
          <w:rPr>
            <w:rFonts w:ascii="Bookman Old Style" w:hAnsi="Bookman Old Style"/>
            <w:sz w:val="24"/>
            <w:szCs w:val="24"/>
            <w:rPrChange w:id="712" w:author="Javier Ebers" w:date="2016-04-17T21:42:00Z">
              <w:rPr>
                <w:rFonts w:ascii="Bookman Old Style" w:hAnsi="Bookman Old Style"/>
                <w:sz w:val="24"/>
                <w:szCs w:val="24"/>
                <w:highlight w:val="yellow"/>
              </w:rPr>
            </w:rPrChange>
          </w:rPr>
          <w:t>Investigador</w:t>
        </w:r>
      </w:ins>
    </w:p>
    <w:p w14:paraId="63A7C294" w14:textId="26B4020B" w:rsidR="00DB2A7B" w:rsidRPr="00353E1D" w:rsidRDefault="00DB2A7B" w:rsidP="00DB2A7B">
      <w:pPr>
        <w:pStyle w:val="Prrafodelista"/>
        <w:numPr>
          <w:ilvl w:val="0"/>
          <w:numId w:val="3"/>
        </w:numPr>
        <w:jc w:val="both"/>
        <w:rPr>
          <w:ins w:id="713" w:author="Juan Felipe Calderon Maureira" w:date="2016-04-13T12:30:00Z"/>
          <w:rFonts w:ascii="Bookman Old Style" w:hAnsi="Bookman Old Style"/>
          <w:sz w:val="24"/>
          <w:szCs w:val="24"/>
          <w:rPrChange w:id="714" w:author="Javier Ebers" w:date="2016-04-17T21:42:00Z">
            <w:rPr>
              <w:ins w:id="715" w:author="Juan Felipe Calderon Maureira" w:date="2016-04-13T12:30:00Z"/>
              <w:rFonts w:ascii="Bookman Old Style" w:hAnsi="Bookman Old Style"/>
              <w:sz w:val="24"/>
              <w:szCs w:val="24"/>
              <w:highlight w:val="yellow"/>
            </w:rPr>
          </w:rPrChange>
        </w:rPr>
      </w:pPr>
      <w:ins w:id="716" w:author="Juan Felipe Calderon Maureira" w:date="2016-04-13T12:30:00Z">
        <w:r w:rsidRPr="00353E1D">
          <w:rPr>
            <w:rFonts w:ascii="Bookman Old Style" w:hAnsi="Bookman Old Style"/>
            <w:sz w:val="24"/>
            <w:szCs w:val="24"/>
            <w:rPrChange w:id="717" w:author="Javier Ebers" w:date="2016-04-17T21:42:00Z">
              <w:rPr>
                <w:rFonts w:ascii="Bookman Old Style" w:hAnsi="Bookman Old Style"/>
                <w:sz w:val="24"/>
                <w:szCs w:val="24"/>
                <w:highlight w:val="yellow"/>
              </w:rPr>
            </w:rPrChange>
          </w:rPr>
          <w:t>Los docentes deben poder diseñar nuevos ejercicios basados en problemas de ciencia de la computación bajo el modelo Problem-Based Learning</w:t>
        </w:r>
      </w:ins>
      <w:ins w:id="718" w:author="Juan Felipe Calderon Maureira" w:date="2016-04-13T12:32:00Z">
        <w:r w:rsidRPr="00353E1D">
          <w:rPr>
            <w:rFonts w:ascii="Bookman Old Style" w:hAnsi="Bookman Old Style"/>
            <w:sz w:val="24"/>
            <w:szCs w:val="24"/>
            <w:rPrChange w:id="719" w:author="Javier Ebers" w:date="2016-04-17T21:42:00Z">
              <w:rPr>
                <w:rFonts w:ascii="Bookman Old Style" w:hAnsi="Bookman Old Style"/>
                <w:sz w:val="24"/>
                <w:szCs w:val="24"/>
                <w:highlight w:val="yellow"/>
              </w:rPr>
            </w:rPrChange>
          </w:rPr>
          <w:t>, en una interfaz visual.</w:t>
        </w:r>
      </w:ins>
    </w:p>
    <w:p w14:paraId="35E09829" w14:textId="130954B2" w:rsidR="00DB2A7B" w:rsidRDefault="00DB2A7B" w:rsidP="00DB2A7B">
      <w:pPr>
        <w:pStyle w:val="Prrafodelista"/>
        <w:numPr>
          <w:ilvl w:val="0"/>
          <w:numId w:val="3"/>
        </w:numPr>
        <w:jc w:val="both"/>
        <w:rPr>
          <w:ins w:id="720" w:author="Juan Felipe Calderon Maureira" w:date="2016-04-13T12:30:00Z"/>
          <w:rFonts w:ascii="Bookman Old Style" w:hAnsi="Bookman Old Style"/>
          <w:sz w:val="24"/>
          <w:szCs w:val="24"/>
        </w:rPr>
      </w:pPr>
      <w:ins w:id="721" w:author="Juan Felipe Calderon Maureira" w:date="2016-04-13T12:30:00Z">
        <w:r>
          <w:rPr>
            <w:rFonts w:ascii="Bookman Old Style" w:hAnsi="Bookman Old Style"/>
            <w:sz w:val="24"/>
            <w:szCs w:val="24"/>
          </w:rPr>
          <w:t>La plataforma debe proveer una interfaz de desarrollo de ejercicios</w:t>
        </w:r>
      </w:ins>
      <w:ins w:id="722" w:author="Javier Ebers" w:date="2016-04-18T14:46:00Z">
        <w:r w:rsidR="005F3860">
          <w:rPr>
            <w:rFonts w:ascii="Bookman Old Style" w:hAnsi="Bookman Old Style"/>
            <w:sz w:val="24"/>
            <w:szCs w:val="24"/>
          </w:rPr>
          <w:t>.</w:t>
        </w:r>
      </w:ins>
    </w:p>
    <w:p w14:paraId="043A220F" w14:textId="77777777" w:rsidR="00DB2A7B" w:rsidRDefault="00DB2A7B" w:rsidP="00DB2A7B">
      <w:pPr>
        <w:pStyle w:val="Prrafodelista"/>
        <w:numPr>
          <w:ilvl w:val="0"/>
          <w:numId w:val="3"/>
        </w:numPr>
        <w:jc w:val="both"/>
        <w:rPr>
          <w:ins w:id="723" w:author="Juan Felipe Calderon Maureira" w:date="2016-04-13T12:30:00Z"/>
          <w:rFonts w:ascii="Bookman Old Style" w:hAnsi="Bookman Old Style"/>
          <w:sz w:val="24"/>
          <w:szCs w:val="24"/>
        </w:rPr>
      </w:pPr>
      <w:commentRangeStart w:id="724"/>
      <w:ins w:id="725" w:author="Juan Felipe Calderon Maureira" w:date="2016-04-13T12:30:00Z">
        <w:r>
          <w:rPr>
            <w:rFonts w:ascii="Bookman Old Style" w:hAnsi="Bookman Old Style"/>
            <w:sz w:val="24"/>
            <w:szCs w:val="24"/>
          </w:rPr>
          <w:t>Los docentes deben poder crear cursos virtuales que agrupen a todos sus alumnos.</w:t>
        </w:r>
        <w:commentRangeEnd w:id="724"/>
        <w:r>
          <w:rPr>
            <w:rStyle w:val="Refdecomentario"/>
          </w:rPr>
          <w:commentReference w:id="724"/>
        </w:r>
      </w:ins>
    </w:p>
    <w:p w14:paraId="45393FAA" w14:textId="15D44724" w:rsidR="00DB2A7B" w:rsidRPr="00353E1D" w:rsidRDefault="00DB2A7B" w:rsidP="00DB2A7B">
      <w:pPr>
        <w:pStyle w:val="Prrafodelista"/>
        <w:numPr>
          <w:ilvl w:val="0"/>
          <w:numId w:val="3"/>
        </w:numPr>
        <w:jc w:val="both"/>
        <w:rPr>
          <w:ins w:id="726" w:author="Juan Felipe Calderon Maureira" w:date="2016-04-13T12:30:00Z"/>
          <w:rFonts w:ascii="Bookman Old Style" w:hAnsi="Bookman Old Style"/>
          <w:sz w:val="24"/>
          <w:szCs w:val="24"/>
          <w:rPrChange w:id="727" w:author="Javier Ebers" w:date="2016-04-17T21:42:00Z">
            <w:rPr>
              <w:ins w:id="728" w:author="Juan Felipe Calderon Maureira" w:date="2016-04-13T12:30:00Z"/>
              <w:rFonts w:ascii="Bookman Old Style" w:hAnsi="Bookman Old Style"/>
              <w:sz w:val="24"/>
              <w:szCs w:val="24"/>
              <w:highlight w:val="yellow"/>
            </w:rPr>
          </w:rPrChange>
        </w:rPr>
      </w:pPr>
      <w:ins w:id="729" w:author="Juan Felipe Calderon Maureira" w:date="2016-04-13T12:30:00Z">
        <w:r w:rsidRPr="00353E1D">
          <w:rPr>
            <w:rFonts w:ascii="Bookman Old Style" w:hAnsi="Bookman Old Style"/>
            <w:sz w:val="24"/>
            <w:szCs w:val="24"/>
            <w:rPrChange w:id="730" w:author="Javier Ebers" w:date="2016-04-17T21:42:00Z">
              <w:rPr>
                <w:rFonts w:ascii="Bookman Old Style" w:hAnsi="Bookman Old Style"/>
                <w:sz w:val="24"/>
                <w:szCs w:val="24"/>
                <w:highlight w:val="yellow"/>
              </w:rPr>
            </w:rPrChange>
          </w:rPr>
          <w:t xml:space="preserve">Los docentes deben poder tener control y estadísticas del progreso de sus alumnos, tanto en tiempo real, como reportes históricos de desempeño de los </w:t>
        </w:r>
        <w:del w:id="731" w:author="Javier Ebers" w:date="2016-04-17T21:42:00Z">
          <w:r w:rsidRPr="00353E1D" w:rsidDel="00353E1D">
            <w:rPr>
              <w:rFonts w:ascii="Bookman Old Style" w:hAnsi="Bookman Old Style"/>
              <w:sz w:val="24"/>
              <w:szCs w:val="24"/>
              <w:rPrChange w:id="732" w:author="Javier Ebers" w:date="2016-04-17T21:42:00Z">
                <w:rPr>
                  <w:rFonts w:ascii="Bookman Old Style" w:hAnsi="Bookman Old Style"/>
                  <w:sz w:val="24"/>
                  <w:szCs w:val="24"/>
                  <w:highlight w:val="yellow"/>
                </w:rPr>
              </w:rPrChange>
            </w:rPr>
            <w:delText>estudiantes</w:delText>
          </w:r>
        </w:del>
      </w:ins>
      <w:ins w:id="733" w:author="Javier Ebers" w:date="2016-04-17T21:42:00Z">
        <w:r w:rsidR="00353E1D">
          <w:rPr>
            <w:rFonts w:ascii="Bookman Old Style" w:hAnsi="Bookman Old Style"/>
            <w:sz w:val="24"/>
            <w:szCs w:val="24"/>
          </w:rPr>
          <w:t>alumnos</w:t>
        </w:r>
      </w:ins>
      <w:ins w:id="734" w:author="Juan Felipe Calderon Maureira" w:date="2016-04-13T12:30:00Z">
        <w:r w:rsidRPr="00353E1D">
          <w:rPr>
            <w:rFonts w:ascii="Bookman Old Style" w:hAnsi="Bookman Old Style"/>
            <w:sz w:val="24"/>
            <w:szCs w:val="24"/>
            <w:rPrChange w:id="735" w:author="Javier Ebers" w:date="2016-04-17T21:42:00Z">
              <w:rPr>
                <w:rFonts w:ascii="Bookman Old Style" w:hAnsi="Bookman Old Style"/>
                <w:sz w:val="24"/>
                <w:szCs w:val="24"/>
                <w:highlight w:val="yellow"/>
              </w:rPr>
            </w:rPrChange>
          </w:rPr>
          <w:t>.</w:t>
        </w:r>
      </w:ins>
    </w:p>
    <w:p w14:paraId="71464650" w14:textId="0BB9EFB2" w:rsidR="00DB2A7B" w:rsidRPr="00DB2A7B" w:rsidRDefault="00DB2A7B">
      <w:pPr>
        <w:pStyle w:val="Prrafodelista"/>
        <w:numPr>
          <w:ilvl w:val="0"/>
          <w:numId w:val="3"/>
        </w:numPr>
        <w:jc w:val="both"/>
        <w:rPr>
          <w:ins w:id="736" w:author="Juan Felipe Calderon Maureira" w:date="2016-04-13T12:27:00Z"/>
          <w:rFonts w:ascii="Bookman Old Style" w:hAnsi="Bookman Old Style"/>
          <w:sz w:val="24"/>
          <w:szCs w:val="24"/>
          <w:rPrChange w:id="737" w:author="Juan Felipe Calderon Maureira" w:date="2016-04-13T12:30:00Z">
            <w:rPr>
              <w:ins w:id="738" w:author="Juan Felipe Calderon Maureira" w:date="2016-04-13T12:27:00Z"/>
            </w:rPr>
          </w:rPrChange>
        </w:rPr>
        <w:pPrChange w:id="739" w:author="Juan Felipe Calderon Maureira" w:date="2016-04-13T12:30:00Z">
          <w:pPr>
            <w:jc w:val="both"/>
          </w:pPr>
        </w:pPrChange>
      </w:pPr>
      <w:ins w:id="740" w:author="Juan Felipe Calderon Maureira" w:date="2016-04-13T12:30:00Z">
        <w:r>
          <w:rPr>
            <w:rFonts w:ascii="Bookman Old Style" w:hAnsi="Bookman Old Style"/>
            <w:sz w:val="24"/>
            <w:szCs w:val="24"/>
          </w:rPr>
          <w:t>Los investigadores deben poder extender las funcionalidades disponibles para el diseño de nuevos tipos de tareas dentro de un problema</w:t>
        </w:r>
        <w:del w:id="741" w:author="Javier Ebers" w:date="2016-04-17T21:43:00Z">
          <w:r w:rsidDel="00353E1D">
            <w:rPr>
              <w:rFonts w:ascii="Bookman Old Style" w:hAnsi="Bookman Old Style"/>
              <w:sz w:val="24"/>
              <w:szCs w:val="24"/>
            </w:rPr>
            <w:delText xml:space="preserve"> problemas</w:delText>
          </w:r>
        </w:del>
        <w:r>
          <w:rPr>
            <w:rFonts w:ascii="Bookman Old Style" w:hAnsi="Bookman Old Style"/>
            <w:sz w:val="24"/>
            <w:szCs w:val="24"/>
          </w:rPr>
          <w:t>.</w:t>
        </w:r>
      </w:ins>
    </w:p>
    <w:p w14:paraId="56BAB404" w14:textId="77777777" w:rsidR="00DB2A7B" w:rsidRDefault="00DB2A7B" w:rsidP="00DB2A7B">
      <w:pPr>
        <w:pStyle w:val="Prrafodelista"/>
        <w:numPr>
          <w:ilvl w:val="0"/>
          <w:numId w:val="3"/>
        </w:numPr>
        <w:jc w:val="both"/>
        <w:rPr>
          <w:ins w:id="742" w:author="Juan Felipe Calderon Maureira" w:date="2016-04-13T12:33:00Z"/>
          <w:rFonts w:ascii="Bookman Old Style" w:hAnsi="Bookman Old Style"/>
          <w:sz w:val="24"/>
          <w:szCs w:val="24"/>
        </w:rPr>
      </w:pPr>
      <w:ins w:id="743" w:author="Juan Felipe Calderon Maureira" w:date="2016-04-13T12:28:00Z">
        <w:r>
          <w:rPr>
            <w:rFonts w:ascii="Bookman Old Style" w:hAnsi="Bookman Old Style"/>
            <w:sz w:val="24"/>
            <w:szCs w:val="24"/>
          </w:rPr>
          <w:lastRenderedPageBreak/>
          <w:t>La plataforma debe ir guardando constantemente el progreso del alumno, tal que pueda ser retomado en otro momento y se lleve información actualizada en el panel del docente.</w:t>
        </w:r>
        <w:r>
          <w:rPr>
            <w:rStyle w:val="Refdecomentario"/>
          </w:rPr>
          <w:commentReference w:id="744"/>
        </w:r>
      </w:ins>
    </w:p>
    <w:p w14:paraId="16134446" w14:textId="1D490FA8" w:rsidR="00291248" w:rsidRDefault="00291248" w:rsidP="00291248">
      <w:pPr>
        <w:pStyle w:val="Prrafodelista"/>
        <w:numPr>
          <w:ilvl w:val="0"/>
          <w:numId w:val="3"/>
        </w:numPr>
        <w:jc w:val="both"/>
        <w:rPr>
          <w:ins w:id="745" w:author="Juan Felipe Calderon Maureira" w:date="2016-04-13T12:34:00Z"/>
          <w:rFonts w:ascii="Bookman Old Style" w:hAnsi="Bookman Old Style"/>
          <w:sz w:val="24"/>
          <w:szCs w:val="24"/>
        </w:rPr>
      </w:pPr>
      <w:ins w:id="746" w:author="Juan Felipe Calderon Maureira" w:date="2016-04-13T12:33:00Z">
        <w:r>
          <w:rPr>
            <w:rFonts w:ascii="Bookman Old Style" w:hAnsi="Bookman Old Style"/>
            <w:sz w:val="24"/>
            <w:szCs w:val="24"/>
          </w:rPr>
          <w:t xml:space="preserve">Los alumnos deben poder ingresar a las actividades donde solamente el </w:t>
        </w:r>
        <w:del w:id="747" w:author="Javier Ebers" w:date="2016-04-17T21:43:00Z">
          <w:r w:rsidDel="00353E1D">
            <w:rPr>
              <w:rFonts w:ascii="Bookman Old Style" w:hAnsi="Bookman Old Style"/>
              <w:sz w:val="24"/>
              <w:szCs w:val="24"/>
            </w:rPr>
            <w:delText>profesor</w:delText>
          </w:r>
        </w:del>
      </w:ins>
      <w:ins w:id="748" w:author="Javier Ebers" w:date="2016-04-17T21:43:00Z">
        <w:r w:rsidR="00353E1D">
          <w:rPr>
            <w:rFonts w:ascii="Bookman Old Style" w:hAnsi="Bookman Old Style"/>
            <w:sz w:val="24"/>
            <w:szCs w:val="24"/>
          </w:rPr>
          <w:t>docente</w:t>
        </w:r>
      </w:ins>
      <w:ins w:id="749" w:author="Juan Felipe Calderon Maureira" w:date="2016-04-13T12:33:00Z">
        <w:r>
          <w:rPr>
            <w:rFonts w:ascii="Bookman Old Style" w:hAnsi="Bookman Old Style"/>
            <w:sz w:val="24"/>
            <w:szCs w:val="24"/>
          </w:rPr>
          <w:t xml:space="preserve"> lo haya inscrito.</w:t>
        </w:r>
      </w:ins>
    </w:p>
    <w:p w14:paraId="7CDCD4F0" w14:textId="38306147" w:rsidR="00291248" w:rsidRPr="00291248" w:rsidRDefault="00291248" w:rsidP="00291248">
      <w:pPr>
        <w:pStyle w:val="Prrafodelista"/>
        <w:numPr>
          <w:ilvl w:val="0"/>
          <w:numId w:val="3"/>
        </w:numPr>
        <w:jc w:val="both"/>
        <w:rPr>
          <w:ins w:id="750" w:author="Juan Felipe Calderon Maureira" w:date="2016-04-13T12:33:00Z"/>
          <w:rFonts w:ascii="Bookman Old Style" w:hAnsi="Bookman Old Style"/>
          <w:sz w:val="24"/>
          <w:szCs w:val="24"/>
          <w:rPrChange w:id="751" w:author="Juan Felipe Calderon Maureira" w:date="2016-04-13T12:34:00Z">
            <w:rPr>
              <w:ins w:id="752" w:author="Juan Felipe Calderon Maureira" w:date="2016-04-13T12:33:00Z"/>
            </w:rPr>
          </w:rPrChange>
        </w:rPr>
      </w:pPr>
      <w:ins w:id="753" w:author="Juan Felipe Calderon Maureira" w:date="2016-04-13T12:34:00Z">
        <w:r>
          <w:rPr>
            <w:rFonts w:ascii="Bookman Old Style" w:hAnsi="Bookman Old Style"/>
            <w:sz w:val="24"/>
            <w:szCs w:val="24"/>
          </w:rPr>
          <w:t xml:space="preserve">Las actividades deben poder ser configuradas </w:t>
        </w:r>
      </w:ins>
      <w:ins w:id="754" w:author="Juan Felipe Calderon Maureira" w:date="2016-04-13T12:37:00Z">
        <w:r>
          <w:rPr>
            <w:rFonts w:ascii="Bookman Old Style" w:hAnsi="Bookman Old Style"/>
            <w:sz w:val="24"/>
            <w:szCs w:val="24"/>
          </w:rPr>
          <w:t>para</w:t>
        </w:r>
      </w:ins>
      <w:ins w:id="755" w:author="Juan Felipe Calderon Maureira" w:date="2016-04-13T12:34:00Z">
        <w:r>
          <w:rPr>
            <w:rFonts w:ascii="Bookman Old Style" w:hAnsi="Bookman Old Style"/>
            <w:sz w:val="24"/>
            <w:szCs w:val="24"/>
          </w:rPr>
          <w:t xml:space="preserve"> que es</w:t>
        </w:r>
      </w:ins>
      <w:ins w:id="756" w:author="Juan Felipe Calderon Maureira" w:date="2016-04-13T12:35:00Z">
        <w:r>
          <w:rPr>
            <w:rFonts w:ascii="Bookman Old Style" w:hAnsi="Bookman Old Style"/>
            <w:sz w:val="24"/>
            <w:szCs w:val="24"/>
          </w:rPr>
          <w:t xml:space="preserve">tén vigentes (i.e. para acceso de los alumnos) durante un tiempo determinado por el </w:t>
        </w:r>
        <w:del w:id="757" w:author="Javier Ebers" w:date="2016-04-17T21:43:00Z">
          <w:r w:rsidDel="00353E1D">
            <w:rPr>
              <w:rFonts w:ascii="Bookman Old Style" w:hAnsi="Bookman Old Style"/>
              <w:sz w:val="24"/>
              <w:szCs w:val="24"/>
            </w:rPr>
            <w:delText>profesor</w:delText>
          </w:r>
        </w:del>
      </w:ins>
      <w:ins w:id="758" w:author="Javier Ebers" w:date="2016-04-17T21:43:00Z">
        <w:r w:rsidR="00353E1D">
          <w:rPr>
            <w:rFonts w:ascii="Bookman Old Style" w:hAnsi="Bookman Old Style"/>
            <w:sz w:val="24"/>
            <w:szCs w:val="24"/>
          </w:rPr>
          <w:t>docente</w:t>
        </w:r>
      </w:ins>
      <w:ins w:id="759" w:author="Juan Felipe Calderon Maureira" w:date="2016-04-13T12:35:00Z">
        <w:r>
          <w:rPr>
            <w:rFonts w:ascii="Bookman Old Style" w:hAnsi="Bookman Old Style"/>
            <w:sz w:val="24"/>
            <w:szCs w:val="24"/>
          </w:rPr>
          <w:t>.</w:t>
        </w:r>
      </w:ins>
    </w:p>
    <w:p w14:paraId="3C33A28A" w14:textId="12A3DE9D" w:rsidR="00AF41C8" w:rsidRDefault="00291248" w:rsidP="000808DD">
      <w:pPr>
        <w:pStyle w:val="Prrafodelista"/>
        <w:numPr>
          <w:ilvl w:val="0"/>
          <w:numId w:val="3"/>
        </w:numPr>
        <w:jc w:val="both"/>
        <w:rPr>
          <w:rFonts w:ascii="Bookman Old Style" w:hAnsi="Bookman Old Style"/>
          <w:sz w:val="24"/>
          <w:szCs w:val="24"/>
        </w:rPr>
      </w:pPr>
      <w:ins w:id="760" w:author="Juan Felipe Calderon Maureira" w:date="2016-04-13T12:33:00Z">
        <w:r>
          <w:rPr>
            <w:rFonts w:ascii="Bookman Old Style" w:hAnsi="Bookman Old Style"/>
            <w:sz w:val="24"/>
            <w:szCs w:val="24"/>
          </w:rPr>
          <w:t xml:space="preserve">Las actividades deben </w:t>
        </w:r>
      </w:ins>
      <w:ins w:id="761" w:author="Juan Felipe Calderon Maureira" w:date="2016-04-13T12:36:00Z">
        <w:r>
          <w:rPr>
            <w:rFonts w:ascii="Bookman Old Style" w:hAnsi="Bookman Old Style"/>
            <w:sz w:val="24"/>
            <w:szCs w:val="24"/>
          </w:rPr>
          <w:t xml:space="preserve">tener la posibilidad de ser realizadas en </w:t>
        </w:r>
      </w:ins>
      <w:ins w:id="762" w:author="Juan Felipe Calderon Maureira" w:date="2016-04-13T12:37:00Z">
        <w:r>
          <w:rPr>
            <w:rFonts w:ascii="Bookman Old Style" w:hAnsi="Bookman Old Style"/>
            <w:sz w:val="24"/>
            <w:szCs w:val="24"/>
          </w:rPr>
          <w:t xml:space="preserve">el aula </w:t>
        </w:r>
      </w:ins>
      <w:ins w:id="763" w:author="Juan Felipe Calderon Maureira" w:date="2016-04-13T12:36:00Z">
        <w:r>
          <w:rPr>
            <w:rFonts w:ascii="Bookman Old Style" w:hAnsi="Bookman Old Style"/>
            <w:sz w:val="24"/>
            <w:szCs w:val="24"/>
          </w:rPr>
          <w:t>o de manera remota, fuera del horario de</w:t>
        </w:r>
      </w:ins>
      <w:ins w:id="764" w:author="Juan Felipe Calderon Maureira" w:date="2016-04-13T12:37:00Z">
        <w:r>
          <w:rPr>
            <w:rFonts w:ascii="Bookman Old Style" w:hAnsi="Bookman Old Style"/>
            <w:sz w:val="24"/>
            <w:szCs w:val="24"/>
          </w:rPr>
          <w:t xml:space="preserve"> clases.</w:t>
        </w:r>
      </w:ins>
    </w:p>
    <w:p w14:paraId="339FEFB9" w14:textId="77777777" w:rsidR="001E58E1" w:rsidRPr="001E58E1" w:rsidRDefault="001E58E1" w:rsidP="001E58E1">
      <w:pPr>
        <w:pStyle w:val="Prrafodelista"/>
        <w:jc w:val="both"/>
        <w:rPr>
          <w:ins w:id="765" w:author="Juan Felipe Calderon Maureira" w:date="2016-04-13T12:27:00Z"/>
          <w:rFonts w:ascii="Bookman Old Style" w:hAnsi="Bookman Old Style"/>
          <w:sz w:val="24"/>
          <w:szCs w:val="24"/>
        </w:rPr>
      </w:pPr>
    </w:p>
    <w:p w14:paraId="6D7A87B8" w14:textId="616B3096" w:rsidR="00DB2A7B" w:rsidRDefault="00DB2A7B">
      <w:pPr>
        <w:ind w:left="709"/>
        <w:jc w:val="both"/>
        <w:rPr>
          <w:ins w:id="766" w:author="Juan Felipe Calderon Maureira" w:date="2016-04-13T12:28:00Z"/>
          <w:rFonts w:ascii="Bookman Old Style" w:hAnsi="Bookman Old Style"/>
          <w:b/>
          <w:sz w:val="24"/>
          <w:szCs w:val="24"/>
        </w:rPr>
        <w:pPrChange w:id="767" w:author="Javier Ebers" w:date="2016-04-19T21:07:00Z">
          <w:pPr>
            <w:jc w:val="both"/>
          </w:pPr>
        </w:pPrChange>
      </w:pPr>
      <w:ins w:id="768" w:author="Juan Felipe Calderon Maureira" w:date="2016-04-13T12:27:00Z">
        <w:r>
          <w:rPr>
            <w:rFonts w:ascii="Bookman Old Style" w:hAnsi="Bookman Old Style"/>
            <w:b/>
            <w:sz w:val="24"/>
            <w:szCs w:val="24"/>
          </w:rPr>
          <w:t>Del tipo de acti</w:t>
        </w:r>
      </w:ins>
      <w:ins w:id="769" w:author="Juan Felipe Calderon Maureira" w:date="2016-04-13T12:28:00Z">
        <w:r>
          <w:rPr>
            <w:rFonts w:ascii="Bookman Old Style" w:hAnsi="Bookman Old Style"/>
            <w:b/>
            <w:sz w:val="24"/>
            <w:szCs w:val="24"/>
          </w:rPr>
          <w:t>vidades que soporta</w:t>
        </w:r>
      </w:ins>
    </w:p>
    <w:p w14:paraId="0300E5D3" w14:textId="48C96B8F" w:rsidR="00DB2A7B" w:rsidRPr="00DB2A7B" w:rsidRDefault="00DB2A7B">
      <w:pPr>
        <w:pStyle w:val="Prrafodelista"/>
        <w:numPr>
          <w:ilvl w:val="0"/>
          <w:numId w:val="3"/>
        </w:numPr>
        <w:jc w:val="both"/>
        <w:rPr>
          <w:ins w:id="770" w:author="Juan Felipe Calderon Maureira" w:date="2016-04-13T12:28:00Z"/>
          <w:rFonts w:ascii="Bookman Old Style" w:hAnsi="Bookman Old Style"/>
          <w:sz w:val="24"/>
          <w:szCs w:val="24"/>
          <w:rPrChange w:id="771" w:author="Juan Felipe Calderon Maureira" w:date="2016-04-13T12:29:00Z">
            <w:rPr>
              <w:ins w:id="772" w:author="Juan Felipe Calderon Maureira" w:date="2016-04-13T12:28:00Z"/>
            </w:rPr>
          </w:rPrChange>
        </w:rPr>
        <w:pPrChange w:id="773" w:author="Juan Felipe Calderon Maureira" w:date="2016-04-13T12:29:00Z">
          <w:pPr>
            <w:jc w:val="both"/>
          </w:pPr>
        </w:pPrChange>
      </w:pPr>
      <w:ins w:id="774" w:author="Juan Felipe Calderon Maureira" w:date="2016-04-13T12:29:00Z">
        <w:r>
          <w:rPr>
            <w:rFonts w:ascii="Bookman Old Style" w:hAnsi="Bookman Old Style"/>
            <w:sz w:val="24"/>
            <w:szCs w:val="24"/>
          </w:rPr>
          <w:t>La plataforma debe permitir resolver los problemas propuestos haciendo uso de los conceptos básicos de las ciencias de la computación y la programación.</w:t>
        </w:r>
      </w:ins>
    </w:p>
    <w:p w14:paraId="6E1F3A88" w14:textId="3F4594E1" w:rsidR="00DB2A7B" w:rsidRDefault="00DB2A7B" w:rsidP="00DB2A7B">
      <w:pPr>
        <w:pStyle w:val="Prrafodelista"/>
        <w:numPr>
          <w:ilvl w:val="0"/>
          <w:numId w:val="3"/>
        </w:numPr>
        <w:jc w:val="both"/>
        <w:rPr>
          <w:ins w:id="775" w:author="Juan Felipe Calderon Maureira" w:date="2016-04-13T12:28:00Z"/>
          <w:rFonts w:ascii="Bookman Old Style" w:hAnsi="Bookman Old Style"/>
          <w:sz w:val="24"/>
          <w:szCs w:val="24"/>
        </w:rPr>
      </w:pPr>
      <w:ins w:id="776" w:author="Juan Felipe Calderon Maureira" w:date="2016-04-13T12:28:00Z">
        <w:r>
          <w:rPr>
            <w:rFonts w:ascii="Bookman Old Style" w:hAnsi="Bookman Old Style"/>
            <w:sz w:val="24"/>
            <w:szCs w:val="24"/>
          </w:rPr>
          <w:t xml:space="preserve">La plataforma debe </w:t>
        </w:r>
      </w:ins>
      <w:ins w:id="777" w:author="Juan Felipe Calderon Maureira" w:date="2016-04-13T12:29:00Z">
        <w:r>
          <w:rPr>
            <w:rFonts w:ascii="Bookman Old Style" w:hAnsi="Bookman Old Style"/>
            <w:sz w:val="24"/>
            <w:szCs w:val="24"/>
          </w:rPr>
          <w:t>entregar feedback a la resolución de los problemas de los alumnos, respecto de corrección y completitud del código y/o algoritmo implementado.</w:t>
        </w:r>
      </w:ins>
    </w:p>
    <w:p w14:paraId="32045BD2" w14:textId="18C6ED24" w:rsidR="00DB2A7B" w:rsidRDefault="00DB2A7B" w:rsidP="00DB2A7B">
      <w:pPr>
        <w:pStyle w:val="Prrafodelista"/>
        <w:numPr>
          <w:ilvl w:val="0"/>
          <w:numId w:val="3"/>
        </w:numPr>
        <w:jc w:val="both"/>
        <w:rPr>
          <w:ins w:id="778" w:author="Juan Felipe Calderon Maureira" w:date="2016-04-13T12:28:00Z"/>
          <w:rFonts w:ascii="Bookman Old Style" w:hAnsi="Bookman Old Style"/>
          <w:sz w:val="24"/>
          <w:szCs w:val="24"/>
        </w:rPr>
      </w:pPr>
      <w:ins w:id="779" w:author="Juan Felipe Calderon Maureira" w:date="2016-04-13T12:28:00Z">
        <w:r>
          <w:rPr>
            <w:rFonts w:ascii="Bookman Old Style" w:hAnsi="Bookman Old Style"/>
            <w:sz w:val="24"/>
            <w:szCs w:val="24"/>
          </w:rPr>
          <w:t>La plataforma debe permitir diseñar problemas donde se use la programación basada en bloques</w:t>
        </w:r>
      </w:ins>
      <w:ins w:id="780" w:author="Juan Felipe Calderon Maureira" w:date="2016-04-13T12:30:00Z">
        <w:r>
          <w:rPr>
            <w:rFonts w:ascii="Bookman Old Style" w:hAnsi="Bookman Old Style"/>
            <w:sz w:val="24"/>
            <w:szCs w:val="24"/>
          </w:rPr>
          <w:t>.</w:t>
        </w:r>
      </w:ins>
    </w:p>
    <w:p w14:paraId="6C43574F" w14:textId="6B646370" w:rsidR="00DB2A7B" w:rsidRDefault="00DB2A7B" w:rsidP="00DB2A7B">
      <w:pPr>
        <w:pStyle w:val="Prrafodelista"/>
        <w:numPr>
          <w:ilvl w:val="0"/>
          <w:numId w:val="3"/>
        </w:numPr>
        <w:jc w:val="both"/>
        <w:rPr>
          <w:ins w:id="781" w:author="Juan Felipe Calderon Maureira" w:date="2016-04-13T12:50:00Z"/>
          <w:rFonts w:ascii="Bookman Old Style" w:hAnsi="Bookman Old Style"/>
          <w:sz w:val="24"/>
          <w:szCs w:val="24"/>
        </w:rPr>
      </w:pPr>
      <w:ins w:id="782" w:author="Juan Felipe Calderon Maureira" w:date="2016-04-13T12:30:00Z">
        <w:r>
          <w:rPr>
            <w:rFonts w:ascii="Bookman Old Style" w:hAnsi="Bookman Old Style"/>
            <w:sz w:val="24"/>
            <w:szCs w:val="24"/>
          </w:rPr>
          <w:t>L</w:t>
        </w:r>
      </w:ins>
      <w:ins w:id="783" w:author="Juan Felipe Calderon Maureira" w:date="2016-04-13T12:32:00Z">
        <w:r>
          <w:rPr>
            <w:rFonts w:ascii="Bookman Old Style" w:hAnsi="Bookman Old Style"/>
            <w:sz w:val="24"/>
            <w:szCs w:val="24"/>
          </w:rPr>
          <w:t>a</w:t>
        </w:r>
      </w:ins>
      <w:ins w:id="784" w:author="Juan Felipe Calderon Maureira" w:date="2016-04-13T12:30:00Z">
        <w:r>
          <w:rPr>
            <w:rFonts w:ascii="Bookman Old Style" w:hAnsi="Bookman Old Style"/>
            <w:sz w:val="24"/>
            <w:szCs w:val="24"/>
          </w:rPr>
          <w:t xml:space="preserve"> plataforma debe mostrar la </w:t>
        </w:r>
      </w:ins>
      <w:ins w:id="785" w:author="Juan Felipe Calderon Maureira" w:date="2016-04-13T12:28:00Z">
        <w:r>
          <w:rPr>
            <w:rFonts w:ascii="Bookman Old Style" w:hAnsi="Bookman Old Style"/>
            <w:sz w:val="24"/>
            <w:szCs w:val="24"/>
          </w:rPr>
          <w:t>similitud entre el código diseñado en bloques a un lenguaje de programación real.</w:t>
        </w:r>
      </w:ins>
    </w:p>
    <w:p w14:paraId="585D75CB" w14:textId="56BF69FF" w:rsidR="00BD2A45" w:rsidRDefault="00BD2A45" w:rsidP="00DB2A7B">
      <w:pPr>
        <w:pStyle w:val="Prrafodelista"/>
        <w:numPr>
          <w:ilvl w:val="0"/>
          <w:numId w:val="3"/>
        </w:numPr>
        <w:jc w:val="both"/>
        <w:rPr>
          <w:ins w:id="786" w:author="Javier Ebers" w:date="2016-04-17T21:58:00Z"/>
          <w:rFonts w:ascii="Bookman Old Style" w:hAnsi="Bookman Old Style"/>
          <w:sz w:val="24"/>
          <w:szCs w:val="24"/>
        </w:rPr>
      </w:pPr>
      <w:ins w:id="787" w:author="Juan Felipe Calderon Maureira" w:date="2016-04-13T12:50:00Z">
        <w:r>
          <w:rPr>
            <w:rFonts w:ascii="Bookman Old Style" w:hAnsi="Bookman Old Style"/>
            <w:sz w:val="24"/>
            <w:szCs w:val="24"/>
          </w:rPr>
          <w:t>La plat</w:t>
        </w:r>
      </w:ins>
      <w:ins w:id="788" w:author="Javier Ebers" w:date="2016-04-17T21:58:00Z">
        <w:r w:rsidR="008002C4">
          <w:rPr>
            <w:rFonts w:ascii="Bookman Old Style" w:hAnsi="Bookman Old Style"/>
            <w:sz w:val="24"/>
            <w:szCs w:val="24"/>
          </w:rPr>
          <w:t>a</w:t>
        </w:r>
      </w:ins>
      <w:ins w:id="789" w:author="Juan Felipe Calderon Maureira" w:date="2016-04-13T12:50:00Z">
        <w:r>
          <w:rPr>
            <w:rFonts w:ascii="Bookman Old Style" w:hAnsi="Bookman Old Style"/>
            <w:sz w:val="24"/>
            <w:szCs w:val="24"/>
          </w:rPr>
          <w:t>forma debe ir proveyendo tareas adaptadas de acuerdo al nivel de desempeño del alumno.</w:t>
        </w:r>
      </w:ins>
    </w:p>
    <w:p w14:paraId="08523C13" w14:textId="049C4B37" w:rsidR="008002C4" w:rsidDel="00AF41C8" w:rsidRDefault="008002C4">
      <w:pPr>
        <w:pStyle w:val="Prrafodelista"/>
        <w:numPr>
          <w:ilvl w:val="0"/>
          <w:numId w:val="3"/>
        </w:numPr>
        <w:jc w:val="both"/>
        <w:rPr>
          <w:del w:id="790" w:author="Javier Ebers" w:date="2016-04-18T14:33:00Z"/>
          <w:rFonts w:ascii="Bookman Old Style" w:hAnsi="Bookman Old Style"/>
          <w:sz w:val="24"/>
          <w:szCs w:val="24"/>
        </w:rPr>
        <w:pPrChange w:id="791" w:author="Javier Ebers" w:date="2016-04-18T14:33:00Z">
          <w:pPr>
            <w:jc w:val="both"/>
          </w:pPr>
        </w:pPrChange>
      </w:pPr>
      <w:ins w:id="792" w:author="Javier Ebers" w:date="2016-04-17T21:58:00Z">
        <w:r>
          <w:rPr>
            <w:rFonts w:ascii="Bookman Old Style" w:hAnsi="Bookman Old Style"/>
            <w:sz w:val="24"/>
            <w:szCs w:val="24"/>
          </w:rPr>
          <w:t xml:space="preserve">Las actividades </w:t>
        </w:r>
      </w:ins>
      <w:ins w:id="793" w:author="Javier Ebers" w:date="2016-04-17T22:09:00Z">
        <w:r w:rsidR="00B26972">
          <w:rPr>
            <w:rFonts w:ascii="Bookman Old Style" w:hAnsi="Bookman Old Style"/>
            <w:sz w:val="24"/>
            <w:szCs w:val="24"/>
          </w:rPr>
          <w:t xml:space="preserve">deben estar diseñadas </w:t>
        </w:r>
      </w:ins>
      <w:ins w:id="794" w:author="Javier Ebers" w:date="2016-04-17T22:10:00Z">
        <w:r w:rsidR="00B26972">
          <w:rPr>
            <w:rFonts w:ascii="Bookman Old Style" w:hAnsi="Bookman Old Style"/>
            <w:sz w:val="24"/>
            <w:szCs w:val="24"/>
          </w:rPr>
          <w:t>bajo una</w:t>
        </w:r>
      </w:ins>
      <w:ins w:id="795" w:author="Javier Ebers" w:date="2016-04-17T22:09:00Z">
        <w:r w:rsidR="00B26972">
          <w:rPr>
            <w:rFonts w:ascii="Bookman Old Style" w:hAnsi="Bookman Old Style"/>
            <w:sz w:val="24"/>
            <w:szCs w:val="24"/>
          </w:rPr>
          <w:t xml:space="preserve"> especificación IMS</w:t>
        </w:r>
      </w:ins>
      <w:r w:rsidR="000715D2">
        <w:rPr>
          <w:rFonts w:ascii="Bookman Old Style" w:hAnsi="Bookman Old Style"/>
          <w:sz w:val="24"/>
          <w:szCs w:val="24"/>
        </w:rPr>
        <w:t>-</w:t>
      </w:r>
      <w:ins w:id="796" w:author="Javier Ebers" w:date="2016-04-17T22:09:00Z">
        <w:r w:rsidR="00B26972">
          <w:rPr>
            <w:rFonts w:ascii="Bookman Old Style" w:hAnsi="Bookman Old Style"/>
            <w:sz w:val="24"/>
            <w:szCs w:val="24"/>
          </w:rPr>
          <w:t>LD</w:t>
        </w:r>
      </w:ins>
    </w:p>
    <w:p w14:paraId="23EF535D" w14:textId="77777777" w:rsidR="00AF41C8" w:rsidRDefault="00AF41C8" w:rsidP="001349D6">
      <w:pPr>
        <w:pStyle w:val="Prrafodelista"/>
        <w:numPr>
          <w:ilvl w:val="0"/>
          <w:numId w:val="3"/>
        </w:numPr>
        <w:jc w:val="both"/>
        <w:rPr>
          <w:ins w:id="797" w:author="Javier Ebers" w:date="2016-04-19T21:26:00Z"/>
          <w:rFonts w:ascii="Bookman Old Style" w:hAnsi="Bookman Old Style"/>
          <w:sz w:val="24"/>
          <w:szCs w:val="24"/>
        </w:rPr>
      </w:pPr>
    </w:p>
    <w:p w14:paraId="547D8334" w14:textId="77777777" w:rsidR="00DB2A7B" w:rsidDel="00AF41C8" w:rsidRDefault="00DB2A7B">
      <w:pPr>
        <w:pStyle w:val="Prrafodelista"/>
        <w:jc w:val="both"/>
        <w:rPr>
          <w:del w:id="798" w:author="Javier Ebers" w:date="2016-04-17T22:39:00Z"/>
          <w:rFonts w:ascii="Bookman Old Style" w:hAnsi="Bookman Old Style"/>
          <w:b/>
          <w:sz w:val="24"/>
          <w:szCs w:val="24"/>
        </w:rPr>
        <w:pPrChange w:id="799" w:author="Javier Ebers" w:date="2016-04-19T21:27:00Z">
          <w:pPr>
            <w:jc w:val="both"/>
          </w:pPr>
        </w:pPrChange>
      </w:pPr>
    </w:p>
    <w:p w14:paraId="0E59887C" w14:textId="77777777" w:rsidR="00DB2A7B" w:rsidRDefault="00DB2A7B" w:rsidP="001E58E1">
      <w:pPr>
        <w:rPr>
          <w:rFonts w:ascii="Bookman Old Style" w:hAnsi="Bookman Old Style"/>
          <w:b/>
          <w:sz w:val="24"/>
          <w:szCs w:val="24"/>
        </w:rPr>
      </w:pPr>
    </w:p>
    <w:p w14:paraId="2E47046A" w14:textId="77777777" w:rsidR="001E58E1" w:rsidRDefault="001E58E1" w:rsidP="00600276">
      <w:pPr>
        <w:rPr>
          <w:rFonts w:ascii="Bookman Old Style" w:hAnsi="Bookman Old Style"/>
          <w:b/>
          <w:sz w:val="24"/>
          <w:szCs w:val="24"/>
        </w:rPr>
      </w:pPr>
    </w:p>
    <w:p w14:paraId="40780AB6" w14:textId="77777777" w:rsidR="00600276" w:rsidRDefault="00600276" w:rsidP="00600276">
      <w:pPr>
        <w:rPr>
          <w:rFonts w:ascii="Bookman Old Style" w:hAnsi="Bookman Old Style"/>
          <w:b/>
          <w:sz w:val="24"/>
          <w:szCs w:val="24"/>
        </w:rPr>
      </w:pPr>
    </w:p>
    <w:p w14:paraId="583FBE33" w14:textId="77777777" w:rsidR="00600276" w:rsidRDefault="00600276" w:rsidP="00600276">
      <w:pPr>
        <w:rPr>
          <w:rFonts w:ascii="Bookman Old Style" w:hAnsi="Bookman Old Style"/>
          <w:b/>
          <w:sz w:val="24"/>
          <w:szCs w:val="24"/>
        </w:rPr>
      </w:pPr>
    </w:p>
    <w:p w14:paraId="20709022" w14:textId="77777777" w:rsidR="00600276" w:rsidRDefault="00600276" w:rsidP="00600276">
      <w:pPr>
        <w:rPr>
          <w:rFonts w:ascii="Bookman Old Style" w:hAnsi="Bookman Old Style"/>
          <w:b/>
          <w:sz w:val="24"/>
          <w:szCs w:val="24"/>
        </w:rPr>
      </w:pPr>
    </w:p>
    <w:p w14:paraId="19562785" w14:textId="77777777" w:rsidR="00600276" w:rsidRDefault="00600276" w:rsidP="00600276">
      <w:pPr>
        <w:rPr>
          <w:rFonts w:ascii="Bookman Old Style" w:hAnsi="Bookman Old Style"/>
          <w:b/>
          <w:sz w:val="24"/>
          <w:szCs w:val="24"/>
        </w:rPr>
      </w:pPr>
    </w:p>
    <w:p w14:paraId="1936D184" w14:textId="77777777" w:rsidR="00600276" w:rsidRDefault="00600276" w:rsidP="00600276">
      <w:pPr>
        <w:rPr>
          <w:rFonts w:ascii="Bookman Old Style" w:hAnsi="Bookman Old Style"/>
          <w:b/>
          <w:sz w:val="24"/>
          <w:szCs w:val="24"/>
        </w:rPr>
      </w:pPr>
    </w:p>
    <w:p w14:paraId="67107145" w14:textId="77777777" w:rsidR="00600276" w:rsidRDefault="00600276" w:rsidP="00600276">
      <w:pPr>
        <w:rPr>
          <w:rFonts w:ascii="Bookman Old Style" w:hAnsi="Bookman Old Style"/>
          <w:b/>
          <w:sz w:val="24"/>
          <w:szCs w:val="24"/>
        </w:rPr>
      </w:pPr>
    </w:p>
    <w:p w14:paraId="7CD6465E" w14:textId="77777777" w:rsidR="00600276" w:rsidRDefault="00600276" w:rsidP="00600276">
      <w:pPr>
        <w:rPr>
          <w:rFonts w:ascii="Bookman Old Style" w:hAnsi="Bookman Old Style"/>
          <w:b/>
          <w:sz w:val="24"/>
          <w:szCs w:val="24"/>
        </w:rPr>
      </w:pPr>
    </w:p>
    <w:p w14:paraId="43569057" w14:textId="77777777" w:rsidR="00600276" w:rsidRPr="001E58E1" w:rsidDel="00E53710" w:rsidRDefault="00600276">
      <w:pPr>
        <w:rPr>
          <w:del w:id="800" w:author="Javier Ebers" w:date="2016-04-17T22:39:00Z"/>
          <w:rFonts w:ascii="Bookman Old Style" w:hAnsi="Bookman Old Style"/>
          <w:b/>
          <w:sz w:val="24"/>
          <w:szCs w:val="24"/>
        </w:rPr>
        <w:pPrChange w:id="801" w:author="Javier Ebers" w:date="2016-04-19T21:27:00Z">
          <w:pPr>
            <w:jc w:val="both"/>
          </w:pPr>
        </w:pPrChange>
      </w:pPr>
    </w:p>
    <w:p w14:paraId="355B1B33" w14:textId="4437F854" w:rsidR="006F086E" w:rsidRPr="00E53710" w:rsidDel="00DA0843" w:rsidRDefault="006F086E">
      <w:pPr>
        <w:rPr>
          <w:del w:id="802" w:author="Javier Ebers" w:date="2016-04-18T14:33:00Z"/>
          <w:highlight w:val="yellow"/>
          <w:rPrChange w:id="803" w:author="Javier Ebers" w:date="2016-04-17T22:39:00Z">
            <w:rPr>
              <w:del w:id="804" w:author="Javier Ebers" w:date="2016-04-18T14:33:00Z"/>
              <w:rFonts w:ascii="Bookman Old Style" w:hAnsi="Bookman Old Style"/>
              <w:sz w:val="24"/>
              <w:szCs w:val="24"/>
            </w:rPr>
          </w:rPrChange>
        </w:rPr>
        <w:pPrChange w:id="805" w:author="Javier Ebers" w:date="2016-04-19T21:27:00Z">
          <w:pPr>
            <w:pStyle w:val="Prrafodelista"/>
            <w:numPr>
              <w:numId w:val="3"/>
            </w:numPr>
            <w:ind w:hanging="360"/>
            <w:jc w:val="both"/>
          </w:pPr>
        </w:pPrChange>
      </w:pPr>
      <w:moveFromRangeStart w:id="806" w:author="Juan Felipe Calderon Maureira" w:date="2016-04-13T12:30:00Z" w:name="move448313968"/>
      <w:commentRangeStart w:id="807"/>
      <w:moveFrom w:id="808" w:author="Juan Felipe Calderon Maureira" w:date="2016-04-13T12:30:00Z">
        <w:del w:id="809" w:author="Javier Ebers" w:date="2016-04-18T14:33:00Z">
          <w:r w:rsidRPr="00E53710" w:rsidDel="00DA0843">
            <w:rPr>
              <w:highlight w:val="yellow"/>
              <w:rPrChange w:id="810" w:author="Javier Ebers" w:date="2016-04-17T22:39:00Z">
                <w:rPr>
                  <w:rFonts w:ascii="Bookman Old Style" w:hAnsi="Bookman Old Style"/>
                  <w:sz w:val="24"/>
                  <w:szCs w:val="24"/>
                </w:rPr>
              </w:rPrChange>
            </w:rPr>
            <w:delText>El usuario debe poder utilizar la plataforma por medio de internet.</w:delText>
          </w:r>
          <w:commentRangeEnd w:id="807"/>
          <w:r w:rsidR="002F5C7C" w:rsidRPr="00DE6B99" w:rsidDel="00DA0843">
            <w:rPr>
              <w:rStyle w:val="Refdecomentario"/>
              <w:highlight w:val="yellow"/>
              <w:rPrChange w:id="811" w:author="Juan Felipe Calderon Maureira" w:date="2016-04-13T12:22:00Z">
                <w:rPr>
                  <w:rStyle w:val="Refdecomentario"/>
                </w:rPr>
              </w:rPrChange>
            </w:rPr>
            <w:commentReference w:id="807"/>
          </w:r>
        </w:del>
      </w:moveFrom>
    </w:p>
    <w:moveFromRangeEnd w:id="806"/>
    <w:p w14:paraId="032F5071" w14:textId="112637EB" w:rsidR="000A16C9" w:rsidDel="005C5840" w:rsidRDefault="000A16C9">
      <w:pPr>
        <w:rPr>
          <w:del w:id="812" w:author="Javier Ebers" w:date="2016-04-13T01:32:00Z"/>
        </w:rPr>
        <w:pPrChange w:id="813" w:author="Javier Ebers" w:date="2016-04-19T21:27:00Z">
          <w:pPr>
            <w:pStyle w:val="Prrafodelista"/>
            <w:numPr>
              <w:numId w:val="3"/>
            </w:numPr>
            <w:ind w:hanging="360"/>
            <w:jc w:val="both"/>
          </w:pPr>
        </w:pPrChange>
      </w:pPr>
      <w:commentRangeStart w:id="814"/>
      <w:del w:id="815" w:author="Javier Ebers" w:date="2016-04-13T01:32:00Z">
        <w:r w:rsidDel="005C5840">
          <w:delText>El sistema debe poder ser utilizado en las escuelas sin inversión en nuevos recursos tecnológicos.</w:delText>
        </w:r>
        <w:commentRangeEnd w:id="814"/>
        <w:r w:rsidR="002F5C7C" w:rsidDel="005C5840">
          <w:rPr>
            <w:rStyle w:val="Refdecomentario"/>
          </w:rPr>
          <w:commentReference w:id="814"/>
        </w:r>
      </w:del>
    </w:p>
    <w:p w14:paraId="2E39541D" w14:textId="51236CC7" w:rsidR="00C61DEA" w:rsidRPr="002A4580" w:rsidDel="00DA0843" w:rsidRDefault="002A4580">
      <w:pPr>
        <w:rPr>
          <w:del w:id="816" w:author="Javier Ebers" w:date="2016-04-18T14:32:00Z"/>
        </w:rPr>
        <w:pPrChange w:id="817" w:author="Javier Ebers" w:date="2016-04-19T21:27:00Z">
          <w:pPr>
            <w:jc w:val="both"/>
          </w:pPr>
        </w:pPrChange>
      </w:pPr>
      <w:del w:id="818" w:author="Javier Ebers" w:date="2016-04-18T14:32:00Z">
        <w:r w:rsidRPr="002A4580" w:rsidDel="00DA0843">
          <w:delText>Objetivos</w:delText>
        </w:r>
      </w:del>
    </w:p>
    <w:p w14:paraId="685C9AA6" w14:textId="3F2D4BF2" w:rsidR="002A4580" w:rsidRPr="00182801" w:rsidDel="00DA0843" w:rsidRDefault="002A4580">
      <w:pPr>
        <w:rPr>
          <w:del w:id="819" w:author="Javier Ebers" w:date="2016-04-18T14:32:00Z"/>
          <w:u w:val="single"/>
        </w:rPr>
        <w:pPrChange w:id="820" w:author="Javier Ebers" w:date="2016-04-19T21:27:00Z">
          <w:pPr>
            <w:jc w:val="both"/>
          </w:pPr>
        </w:pPrChange>
      </w:pPr>
      <w:del w:id="821" w:author="Javier Ebers" w:date="2016-04-18T14:32:00Z">
        <w:r w:rsidRPr="00182801" w:rsidDel="00DA0843">
          <w:rPr>
            <w:u w:val="single"/>
          </w:rPr>
          <w:delText>Objetivo General</w:delText>
        </w:r>
      </w:del>
    </w:p>
    <w:p w14:paraId="43A5C266" w14:textId="1215F359" w:rsidR="002A4580" w:rsidRPr="002A4580" w:rsidDel="00DA0843" w:rsidRDefault="002A4580">
      <w:pPr>
        <w:rPr>
          <w:del w:id="822" w:author="Javier Ebers" w:date="2016-04-18T14:32:00Z"/>
        </w:rPr>
        <w:pPrChange w:id="823" w:author="Javier Ebers" w:date="2016-04-19T21:27:00Z">
          <w:pPr>
            <w:jc w:val="both"/>
          </w:pPr>
        </w:pPrChange>
      </w:pPr>
      <w:del w:id="824" w:author="Javier Ebers" w:date="2016-04-18T14:32:00Z">
        <w:r w:rsidRPr="002A4580" w:rsidDel="00DA0843">
          <w:delText xml:space="preserve">Enseñar de forma activa y didáctica a jóvenes en etapa escolar los conceptos básicos de la </w:delText>
        </w:r>
      </w:del>
      <w:ins w:id="825" w:author="Juan Felipe Calderon Maureira" w:date="2016-04-07T14:49:00Z">
        <w:del w:id="826" w:author="Javier Ebers" w:date="2016-04-18T14:32:00Z">
          <w:r w:rsidR="00113EF8" w:rsidDel="00DA0843">
            <w:delText xml:space="preserve">ciencia de la </w:delText>
          </w:r>
        </w:del>
      </w:ins>
      <w:del w:id="827" w:author="Javier Ebers" w:date="2016-04-18T14:32:00Z">
        <w:r w:rsidRPr="002A4580" w:rsidDel="00DA0843">
          <w:delText>computación y programación como herramienta para la resolución de problemas.</w:delText>
        </w:r>
      </w:del>
    </w:p>
    <w:p w14:paraId="491F92B4" w14:textId="057D282B" w:rsidR="002A4580" w:rsidRPr="00182801" w:rsidDel="00DA0843" w:rsidRDefault="002A4580">
      <w:pPr>
        <w:rPr>
          <w:del w:id="828" w:author="Javier Ebers" w:date="2016-04-18T14:32:00Z"/>
          <w:u w:val="single"/>
        </w:rPr>
        <w:pPrChange w:id="829" w:author="Javier Ebers" w:date="2016-04-19T21:27:00Z">
          <w:pPr>
            <w:jc w:val="both"/>
          </w:pPr>
        </w:pPrChange>
      </w:pPr>
      <w:del w:id="830" w:author="Javier Ebers" w:date="2016-04-18T14:32:00Z">
        <w:r w:rsidRPr="00182801" w:rsidDel="00DA0843">
          <w:rPr>
            <w:u w:val="single"/>
          </w:rPr>
          <w:delText>Objetivos Específicos</w:delText>
        </w:r>
      </w:del>
    </w:p>
    <w:p w14:paraId="5B4BE073" w14:textId="08662702" w:rsidR="002A4580" w:rsidDel="00DA0843" w:rsidRDefault="00BF7E22">
      <w:pPr>
        <w:rPr>
          <w:del w:id="831" w:author="Javier Ebers" w:date="2016-04-18T14:32:00Z"/>
        </w:rPr>
        <w:pPrChange w:id="832" w:author="Javier Ebers" w:date="2016-04-19T21:27:00Z">
          <w:pPr>
            <w:numPr>
              <w:numId w:val="2"/>
            </w:numPr>
            <w:ind w:left="720" w:hanging="360"/>
            <w:jc w:val="both"/>
          </w:pPr>
        </w:pPrChange>
      </w:pPr>
      <w:del w:id="833" w:author="Javier Ebers" w:date="2016-04-18T14:32:00Z">
        <w:r w:rsidDel="00DA0843">
          <w:delText>Apoyar al docente en la enseñanza del curso impartido.</w:delText>
        </w:r>
      </w:del>
    </w:p>
    <w:p w14:paraId="08EE8C8C" w14:textId="78DB9AEA" w:rsidR="00BF7E22" w:rsidRPr="002A4580" w:rsidDel="00DA0843" w:rsidRDefault="00BF7E22">
      <w:pPr>
        <w:rPr>
          <w:del w:id="834" w:author="Javier Ebers" w:date="2016-04-18T14:32:00Z"/>
        </w:rPr>
        <w:pPrChange w:id="835" w:author="Javier Ebers" w:date="2016-04-19T21:27:00Z">
          <w:pPr>
            <w:numPr>
              <w:numId w:val="2"/>
            </w:numPr>
            <w:ind w:left="720" w:hanging="360"/>
            <w:jc w:val="both"/>
          </w:pPr>
        </w:pPrChange>
      </w:pPr>
      <w:del w:id="836" w:author="Javier Ebers" w:date="2016-04-18T14:32:00Z">
        <w:r w:rsidDel="00DA0843">
          <w:delText>Permitirle al docente tener conocimiento en cualquier instante en el tiempo del progreso de sus alumnos en relación a las actividades realizadas.</w:delText>
        </w:r>
      </w:del>
    </w:p>
    <w:p w14:paraId="4292987F" w14:textId="5FE674BC" w:rsidR="002A4580" w:rsidRPr="002A4580" w:rsidDel="00DA0843" w:rsidRDefault="002A4580">
      <w:pPr>
        <w:rPr>
          <w:del w:id="837" w:author="Javier Ebers" w:date="2016-04-18T14:32:00Z"/>
        </w:rPr>
        <w:pPrChange w:id="838" w:author="Javier Ebers" w:date="2016-04-19T21:27:00Z">
          <w:pPr>
            <w:numPr>
              <w:numId w:val="2"/>
            </w:numPr>
            <w:ind w:left="720" w:hanging="360"/>
            <w:jc w:val="both"/>
          </w:pPr>
        </w:pPrChange>
      </w:pPr>
      <w:del w:id="839" w:author="Javier Ebers" w:date="2016-04-18T14:32:00Z">
        <w:r w:rsidRPr="002A4580" w:rsidDel="00DA0843">
          <w:delText>Relacionar directamente aptitudes del área de la computación con otras ciencias y disciplinas académicas relevantes a sus propias experiencias.</w:delText>
        </w:r>
      </w:del>
    </w:p>
    <w:p w14:paraId="0CF11E7A" w14:textId="001DD2EF" w:rsidR="002A4580" w:rsidDel="00DA0843" w:rsidRDefault="00BF7E22">
      <w:pPr>
        <w:rPr>
          <w:del w:id="840" w:author="Javier Ebers" w:date="2016-04-18T14:32:00Z"/>
        </w:rPr>
        <w:pPrChange w:id="841" w:author="Javier Ebers" w:date="2016-04-19T21:27:00Z">
          <w:pPr>
            <w:numPr>
              <w:numId w:val="2"/>
            </w:numPr>
            <w:ind w:left="720" w:hanging="360"/>
            <w:jc w:val="both"/>
          </w:pPr>
        </w:pPrChange>
      </w:pPr>
      <w:del w:id="842" w:author="Javier Ebers" w:date="2016-04-18T14:32:00Z">
        <w:r w:rsidDel="00DA0843">
          <w:delText>Enseñar a los alumnos el concepto de abstracción y descomposición de un problema en sub</w:delText>
        </w:r>
        <w:r w:rsidR="001A6693" w:rsidDel="00DA0843">
          <w:delText>-</w:delText>
        </w:r>
        <w:r w:rsidDel="00DA0843">
          <w:delText>problemas.</w:delText>
        </w:r>
      </w:del>
    </w:p>
    <w:p w14:paraId="192AD5BC" w14:textId="74575E6A" w:rsidR="00BF7E22" w:rsidDel="00DA0843" w:rsidRDefault="00BF7E22">
      <w:pPr>
        <w:rPr>
          <w:del w:id="843" w:author="Javier Ebers" w:date="2016-04-18T14:32:00Z"/>
        </w:rPr>
        <w:pPrChange w:id="844" w:author="Javier Ebers" w:date="2016-04-19T21:27:00Z">
          <w:pPr>
            <w:numPr>
              <w:numId w:val="2"/>
            </w:numPr>
            <w:ind w:left="720" w:hanging="360"/>
            <w:jc w:val="both"/>
          </w:pPr>
        </w:pPrChange>
      </w:pPr>
      <w:del w:id="845" w:author="Javier Ebers" w:date="2016-04-18T14:32:00Z">
        <w:r w:rsidDel="00DA0843">
          <w:delText>Enseñar a los alumnos el concepto de algoritmo y su construcción a partir de una técnica de diseño.</w:delText>
        </w:r>
      </w:del>
    </w:p>
    <w:p w14:paraId="1B56559B" w14:textId="3600A498" w:rsidR="00053323" w:rsidDel="00DA0843" w:rsidRDefault="00053323">
      <w:pPr>
        <w:rPr>
          <w:del w:id="846" w:author="Javier Ebers" w:date="2016-04-18T14:32:00Z"/>
        </w:rPr>
        <w:pPrChange w:id="847" w:author="Javier Ebers" w:date="2016-04-19T21:27:00Z">
          <w:pPr>
            <w:numPr>
              <w:numId w:val="2"/>
            </w:numPr>
            <w:ind w:left="720" w:hanging="360"/>
            <w:jc w:val="both"/>
          </w:pPr>
        </w:pPrChange>
      </w:pPr>
      <w:del w:id="848" w:author="Javier Ebers" w:date="2016-04-18T14:32:00Z">
        <w:r w:rsidDel="00DA0843">
          <w:delText>Enseñar a los alumnos el concepto y uso de las estructuras básicas de un lenguaje de programación procedural, como son las variables, condicionales, ciclos, lógica, etc…</w:delText>
        </w:r>
      </w:del>
    </w:p>
    <w:p w14:paraId="5A1ED9A6" w14:textId="7AA10775" w:rsidR="00053323" w:rsidDel="00633951" w:rsidRDefault="00053323">
      <w:pPr>
        <w:rPr>
          <w:del w:id="849" w:author="Javier Ebers" w:date="2016-04-09T21:12:00Z"/>
        </w:rPr>
        <w:pPrChange w:id="850" w:author="Javier Ebers" w:date="2016-04-19T21:27:00Z">
          <w:pPr>
            <w:jc w:val="both"/>
          </w:pPr>
        </w:pPrChange>
      </w:pPr>
      <w:del w:id="851" w:author="Javier Ebers" w:date="2016-04-18T14:32:00Z">
        <w:r w:rsidDel="00DA0843">
          <w:delText>Permitirle al alumno interactuar con simulaciones computacionales relativas a la solución de un problema en específico.</w:delText>
        </w:r>
      </w:del>
    </w:p>
    <w:p w14:paraId="6C9093F0" w14:textId="6047F9C0" w:rsidR="00BF7E22" w:rsidRPr="00C97B10" w:rsidDel="00633951" w:rsidRDefault="00053323">
      <w:pPr>
        <w:rPr>
          <w:del w:id="852" w:author="Javier Ebers" w:date="2016-04-09T21:12:00Z"/>
        </w:rPr>
        <w:pPrChange w:id="853" w:author="Javier Ebers" w:date="2016-04-19T21:27:00Z">
          <w:pPr>
            <w:numPr>
              <w:numId w:val="2"/>
            </w:numPr>
            <w:ind w:left="720" w:hanging="360"/>
            <w:jc w:val="both"/>
          </w:pPr>
        </w:pPrChange>
      </w:pPr>
      <w:commentRangeStart w:id="854"/>
      <w:del w:id="855" w:author="Javier Ebers" w:date="2016-04-09T21:12:00Z">
        <w:r w:rsidRPr="00C97B10" w:rsidDel="00633951">
          <w:delText>Permitirle al docente generar actividades y contenido nuevo relativo a su área pedagógica.</w:delText>
        </w:r>
        <w:commentRangeEnd w:id="854"/>
        <w:r w:rsidR="00113EF8" w:rsidDel="00633951">
          <w:rPr>
            <w:rStyle w:val="Refdecomentario"/>
          </w:rPr>
          <w:commentReference w:id="854"/>
        </w:r>
      </w:del>
    </w:p>
    <w:p w14:paraId="018847D7" w14:textId="77777777" w:rsidR="00280F36" w:rsidRPr="00280F36" w:rsidDel="00113EF8" w:rsidRDefault="00280F36">
      <w:pPr>
        <w:rPr>
          <w:del w:id="856" w:author="Juan Felipe Calderon Maureira" w:date="2016-04-07T14:51:00Z"/>
          <w:color w:val="FF0000"/>
        </w:rPr>
        <w:pPrChange w:id="857" w:author="Javier Ebers" w:date="2016-04-19T21:27:00Z">
          <w:pPr>
            <w:numPr>
              <w:numId w:val="2"/>
            </w:numPr>
            <w:ind w:left="720" w:hanging="360"/>
            <w:jc w:val="both"/>
          </w:pPr>
        </w:pPrChange>
      </w:pPr>
      <w:del w:id="858" w:author="Juan Felipe Calderon Maureira" w:date="2016-04-07T14:51:00Z">
        <w:r w:rsidRPr="00280F36" w:rsidDel="00113EF8">
          <w:rPr>
            <w:color w:val="FF0000"/>
          </w:rPr>
          <w:delText>Objetivo relativo al costo de implementación?</w:delText>
        </w:r>
      </w:del>
    </w:p>
    <w:p w14:paraId="6438BB13" w14:textId="77777777" w:rsidR="00280F36" w:rsidRPr="00280F36" w:rsidDel="00113EF8" w:rsidRDefault="00280F36">
      <w:pPr>
        <w:rPr>
          <w:del w:id="859" w:author="Juan Felipe Calderon Maureira" w:date="2016-04-07T14:51:00Z"/>
          <w:color w:val="FF0000"/>
        </w:rPr>
        <w:pPrChange w:id="860" w:author="Javier Ebers" w:date="2016-04-19T21:27:00Z">
          <w:pPr>
            <w:numPr>
              <w:numId w:val="2"/>
            </w:numPr>
            <w:ind w:left="720" w:hanging="360"/>
            <w:jc w:val="both"/>
          </w:pPr>
        </w:pPrChange>
      </w:pPr>
      <w:del w:id="861" w:author="Juan Felipe Calderon Maureira" w:date="2016-04-07T14:51:00Z">
        <w:r w:rsidRPr="00280F36" w:rsidDel="00113EF8">
          <w:rPr>
            <w:color w:val="FF0000"/>
          </w:rPr>
          <w:delText>Objetivo relativo al tiempo de capacitación requerido para su uso?</w:delText>
        </w:r>
      </w:del>
    </w:p>
    <w:p w14:paraId="6F6DBC0A" w14:textId="77777777" w:rsidR="002A4580" w:rsidRPr="002A4580" w:rsidDel="00113EF8" w:rsidRDefault="002A4580">
      <w:pPr>
        <w:rPr>
          <w:del w:id="862" w:author="Juan Felipe Calderon Maureira" w:date="2016-04-07T14:51:00Z"/>
        </w:rPr>
        <w:pPrChange w:id="863" w:author="Javier Ebers" w:date="2016-04-19T21:27:00Z">
          <w:pPr>
            <w:numPr>
              <w:numId w:val="2"/>
            </w:numPr>
            <w:ind w:left="720" w:hanging="360"/>
            <w:jc w:val="both"/>
          </w:pPr>
        </w:pPrChange>
      </w:pPr>
      <w:del w:id="864" w:author="Juan Felipe Calderon Maureira" w:date="2016-04-07T14:51:00Z">
        <w:r w:rsidRPr="002A4580" w:rsidDel="00113EF8">
          <w:delText>Que el 80% de los alumnos finalicen satisfactoriamente al menos uno de los ejercicios cursados.</w:delText>
        </w:r>
      </w:del>
    </w:p>
    <w:p w14:paraId="5FD3C5C4" w14:textId="77777777" w:rsidR="002A4580" w:rsidRDefault="002A4580">
      <w:pPr>
        <w:pPrChange w:id="865" w:author="Javier Ebers" w:date="2016-04-19T21:27:00Z">
          <w:pPr>
            <w:jc w:val="both"/>
          </w:pPr>
        </w:pPrChange>
      </w:pPr>
    </w:p>
    <w:p w14:paraId="1F927F1C" w14:textId="52230EB7" w:rsidR="00895DDA" w:rsidRPr="009B221D" w:rsidRDefault="00545FAE">
      <w:pPr>
        <w:pStyle w:val="Ttulo1"/>
        <w:rPr>
          <w:ins w:id="866" w:author="alumno" w:date="2016-04-20T16:58:00Z"/>
        </w:rPr>
        <w:pPrChange w:id="867" w:author="alumno" w:date="2016-04-20T16:59:00Z">
          <w:pPr/>
        </w:pPrChange>
      </w:pPr>
      <w:bookmarkStart w:id="868" w:name="_Toc455520358"/>
      <w:r>
        <w:lastRenderedPageBreak/>
        <w:t>CAPÍTULO III</w:t>
      </w:r>
      <w:bookmarkEnd w:id="868"/>
    </w:p>
    <w:p w14:paraId="43957744" w14:textId="77777777" w:rsidR="00895DDA" w:rsidRDefault="00895DDA">
      <w:pPr>
        <w:pStyle w:val="Ttulo2"/>
        <w:rPr>
          <w:ins w:id="869" w:author="alumno" w:date="2016-04-20T16:59:00Z"/>
        </w:rPr>
        <w:pPrChange w:id="870" w:author="alumno" w:date="2016-04-20T17:13:00Z">
          <w:pPr/>
        </w:pPrChange>
      </w:pPr>
      <w:bookmarkStart w:id="871" w:name="_Toc455520359"/>
      <w:ins w:id="872" w:author="alumno" w:date="2016-04-20T16:59:00Z">
        <w:r>
          <w:t>Planificación de Hitos</w:t>
        </w:r>
        <w:bookmarkEnd w:id="871"/>
      </w:ins>
    </w:p>
    <w:p w14:paraId="11540A1C" w14:textId="77777777" w:rsidR="00895DDA" w:rsidRPr="00A43E14" w:rsidRDefault="00895DDA">
      <w:pPr>
        <w:rPr>
          <w:ins w:id="873" w:author="alumno" w:date="2016-04-20T16:59:00Z"/>
          <w:rFonts w:ascii="Bookman Old Style" w:hAnsi="Bookman Old Style"/>
          <w:sz w:val="24"/>
          <w:szCs w:val="24"/>
          <w:u w:val="single"/>
          <w:rPrChange w:id="874" w:author="alumno" w:date="2016-04-20T17:14:00Z">
            <w:rPr>
              <w:ins w:id="875" w:author="alumno" w:date="2016-04-20T16:59:00Z"/>
            </w:rPr>
          </w:rPrChange>
        </w:rPr>
      </w:pPr>
      <w:ins w:id="876" w:author="alumno" w:date="2016-04-20T16:59:00Z">
        <w:r w:rsidRPr="00A43E14">
          <w:rPr>
            <w:rFonts w:ascii="Bookman Old Style" w:hAnsi="Bookman Old Style"/>
            <w:sz w:val="24"/>
            <w:szCs w:val="24"/>
            <w:u w:val="single"/>
            <w:rPrChange w:id="877" w:author="alumno" w:date="2016-04-20T17:14:00Z">
              <w:rPr/>
            </w:rPrChange>
          </w:rPr>
          <w:t>Hito 1</w:t>
        </w:r>
      </w:ins>
    </w:p>
    <w:p w14:paraId="4598B109" w14:textId="22D2815E" w:rsidR="00895DDA" w:rsidRPr="00A43E14" w:rsidRDefault="00895DDA" w:rsidP="009267D4">
      <w:pPr>
        <w:jc w:val="both"/>
        <w:rPr>
          <w:ins w:id="878" w:author="alumno" w:date="2016-04-20T17:02:00Z"/>
          <w:rFonts w:ascii="Bookman Old Style" w:hAnsi="Bookman Old Style"/>
          <w:sz w:val="24"/>
          <w:szCs w:val="24"/>
          <w:rPrChange w:id="879" w:author="alumno" w:date="2016-04-20T17:14:00Z">
            <w:rPr>
              <w:ins w:id="880" w:author="alumno" w:date="2016-04-20T17:02:00Z"/>
              <w:b/>
            </w:rPr>
          </w:rPrChange>
        </w:rPr>
      </w:pPr>
      <w:ins w:id="881" w:author="alumno" w:date="2016-04-20T16:59:00Z">
        <w:r w:rsidRPr="00A43E14">
          <w:rPr>
            <w:rFonts w:ascii="Bookman Old Style" w:hAnsi="Bookman Old Style"/>
            <w:sz w:val="24"/>
            <w:szCs w:val="24"/>
            <w:rPrChange w:id="882" w:author="alumno" w:date="2016-04-20T17:14:00Z">
              <w:rPr/>
            </w:rPrChange>
          </w:rPr>
          <w:t xml:space="preserve">La </w:t>
        </w:r>
      </w:ins>
      <w:ins w:id="883" w:author="alumno" w:date="2016-04-20T17:00:00Z">
        <w:r w:rsidRPr="00A43E14">
          <w:rPr>
            <w:rFonts w:ascii="Bookman Old Style" w:hAnsi="Bookman Old Style"/>
            <w:sz w:val="24"/>
            <w:szCs w:val="24"/>
            <w:rPrChange w:id="884" w:author="alumno" w:date="2016-04-20T17:14:00Z">
              <w:rPr>
                <w:b/>
              </w:rPr>
            </w:rPrChange>
          </w:rPr>
          <w:t xml:space="preserve">meta principal de este hito es identificar la situación actual y el problema que se pretende solucionar con este proyecto. Por esto es importante dejar claro los objetivos </w:t>
        </w:r>
      </w:ins>
      <w:ins w:id="885" w:author="alumno" w:date="2016-04-20T17:01:00Z">
        <w:r w:rsidRPr="00A43E14">
          <w:rPr>
            <w:rFonts w:ascii="Bookman Old Style" w:hAnsi="Bookman Old Style"/>
            <w:sz w:val="24"/>
            <w:szCs w:val="24"/>
            <w:rPrChange w:id="886" w:author="alumno" w:date="2016-04-20T17:14:00Z">
              <w:rPr>
                <w:b/>
              </w:rPr>
            </w:rPrChange>
          </w:rPr>
          <w:t>a cubrir y dejar planteadas las bases teóricas</w:t>
        </w:r>
      </w:ins>
      <w:ins w:id="887" w:author="alumno" w:date="2016-04-20T17:11:00Z">
        <w:r w:rsidR="00A43E14" w:rsidRPr="00A43E14">
          <w:rPr>
            <w:rFonts w:ascii="Bookman Old Style" w:hAnsi="Bookman Old Style"/>
            <w:sz w:val="24"/>
            <w:szCs w:val="24"/>
            <w:rPrChange w:id="888" w:author="alumno" w:date="2016-04-20T17:14:00Z">
              <w:rPr>
                <w:b/>
              </w:rPr>
            </w:rPrChange>
          </w:rPr>
          <w:t xml:space="preserve"> de la propuesta de solución</w:t>
        </w:r>
      </w:ins>
      <w:ins w:id="889" w:author="alumno" w:date="2016-04-20T17:01:00Z">
        <w:r w:rsidRPr="00A43E14">
          <w:rPr>
            <w:rFonts w:ascii="Bookman Old Style" w:hAnsi="Bookman Old Style"/>
            <w:sz w:val="24"/>
            <w:szCs w:val="24"/>
            <w:rPrChange w:id="890" w:author="alumno" w:date="2016-04-20T17:14:00Z">
              <w:rPr>
                <w:b/>
              </w:rPr>
            </w:rPrChange>
          </w:rPr>
          <w:t xml:space="preserve"> que </w:t>
        </w:r>
        <w:r w:rsidR="00A43E14" w:rsidRPr="00A43E14">
          <w:rPr>
            <w:rFonts w:ascii="Bookman Old Style" w:hAnsi="Bookman Old Style"/>
            <w:sz w:val="24"/>
            <w:szCs w:val="24"/>
            <w:rPrChange w:id="891" w:author="alumno" w:date="2016-04-20T17:14:00Z">
              <w:rPr>
                <w:b/>
              </w:rPr>
            </w:rPrChange>
          </w:rPr>
          <w:t>sustentar</w:t>
        </w:r>
      </w:ins>
      <w:ins w:id="892" w:author="alumno" w:date="2016-04-20T17:11:00Z">
        <w:r w:rsidR="00A43E14" w:rsidRPr="00A43E14">
          <w:rPr>
            <w:rFonts w:ascii="Bookman Old Style" w:hAnsi="Bookman Old Style"/>
            <w:sz w:val="24"/>
            <w:szCs w:val="24"/>
            <w:rPrChange w:id="893" w:author="alumno" w:date="2016-04-20T17:14:00Z">
              <w:rPr>
                <w:b/>
              </w:rPr>
            </w:rPrChange>
          </w:rPr>
          <w:t>á</w:t>
        </w:r>
      </w:ins>
      <w:ins w:id="894" w:author="alumno" w:date="2016-04-20T17:01:00Z">
        <w:r w:rsidR="00A43E14" w:rsidRPr="00A43E14">
          <w:rPr>
            <w:rFonts w:ascii="Bookman Old Style" w:hAnsi="Bookman Old Style"/>
            <w:sz w:val="24"/>
            <w:szCs w:val="24"/>
            <w:rPrChange w:id="895" w:author="alumno" w:date="2016-04-20T17:14:00Z">
              <w:rPr>
                <w:b/>
              </w:rPr>
            </w:rPrChange>
          </w:rPr>
          <w:t>n</w:t>
        </w:r>
        <w:r w:rsidRPr="00A43E14">
          <w:rPr>
            <w:rFonts w:ascii="Bookman Old Style" w:hAnsi="Bookman Old Style"/>
            <w:sz w:val="24"/>
            <w:szCs w:val="24"/>
            <w:rPrChange w:id="896" w:author="alumno" w:date="2016-04-20T17:14:00Z">
              <w:rPr>
                <w:b/>
              </w:rPr>
            </w:rPrChange>
          </w:rPr>
          <w:t xml:space="preserve"> y </w:t>
        </w:r>
      </w:ins>
      <w:r w:rsidR="00C8628C" w:rsidRPr="00A43E14">
        <w:rPr>
          <w:rFonts w:ascii="Bookman Old Style" w:hAnsi="Bookman Old Style"/>
          <w:sz w:val="24"/>
          <w:szCs w:val="24"/>
        </w:rPr>
        <w:t>gu</w:t>
      </w:r>
      <w:r w:rsidR="00C8628C">
        <w:rPr>
          <w:rFonts w:ascii="Bookman Old Style" w:hAnsi="Bookman Old Style"/>
          <w:sz w:val="24"/>
          <w:szCs w:val="24"/>
        </w:rPr>
        <w:t>i</w:t>
      </w:r>
      <w:r w:rsidR="00C8628C" w:rsidRPr="00A43E14">
        <w:rPr>
          <w:rFonts w:ascii="Bookman Old Style" w:hAnsi="Bookman Old Style"/>
          <w:sz w:val="24"/>
          <w:szCs w:val="24"/>
        </w:rPr>
        <w:t>arán</w:t>
      </w:r>
      <w:ins w:id="897" w:author="alumno" w:date="2016-04-20T17:01:00Z">
        <w:r w:rsidRPr="00A43E14">
          <w:rPr>
            <w:rFonts w:ascii="Bookman Old Style" w:hAnsi="Bookman Old Style"/>
            <w:sz w:val="24"/>
            <w:szCs w:val="24"/>
            <w:rPrChange w:id="898" w:author="alumno" w:date="2016-04-20T17:14:00Z">
              <w:rPr>
                <w:b/>
              </w:rPr>
            </w:rPrChange>
          </w:rPr>
          <w:t xml:space="preserve"> el desarrollo del proyecto, como es la arquitectura y los requisitos de alto nivel.</w:t>
        </w:r>
      </w:ins>
    </w:p>
    <w:p w14:paraId="7A810471" w14:textId="77777777" w:rsidR="00895DDA" w:rsidRPr="00A43E14" w:rsidRDefault="00895DDA">
      <w:pPr>
        <w:rPr>
          <w:ins w:id="899" w:author="alumno" w:date="2016-04-20T17:02:00Z"/>
          <w:rFonts w:ascii="Bookman Old Style" w:hAnsi="Bookman Old Style"/>
          <w:sz w:val="24"/>
          <w:szCs w:val="24"/>
          <w:u w:val="single"/>
          <w:rPrChange w:id="900" w:author="alumno" w:date="2016-04-20T17:14:00Z">
            <w:rPr>
              <w:ins w:id="901" w:author="alumno" w:date="2016-04-20T17:02:00Z"/>
              <w:b/>
              <w:u w:val="single"/>
            </w:rPr>
          </w:rPrChange>
        </w:rPr>
      </w:pPr>
      <w:ins w:id="902" w:author="alumno" w:date="2016-04-20T17:02:00Z">
        <w:r w:rsidRPr="00A43E14">
          <w:rPr>
            <w:rFonts w:ascii="Bookman Old Style" w:hAnsi="Bookman Old Style"/>
            <w:sz w:val="24"/>
            <w:szCs w:val="24"/>
            <w:u w:val="single"/>
            <w:rPrChange w:id="903" w:author="alumno" w:date="2016-04-20T17:14:00Z">
              <w:rPr>
                <w:b/>
              </w:rPr>
            </w:rPrChange>
          </w:rPr>
          <w:t>Hito 2</w:t>
        </w:r>
      </w:ins>
    </w:p>
    <w:p w14:paraId="207312DD" w14:textId="64C6950C" w:rsidR="00895DDA" w:rsidRPr="00A43E14" w:rsidRDefault="00895DDA" w:rsidP="009267D4">
      <w:pPr>
        <w:jc w:val="both"/>
        <w:rPr>
          <w:ins w:id="904" w:author="alumno" w:date="2016-04-20T17:06:00Z"/>
          <w:rFonts w:ascii="Bookman Old Style" w:hAnsi="Bookman Old Style"/>
          <w:sz w:val="24"/>
          <w:szCs w:val="24"/>
          <w:rPrChange w:id="905" w:author="alumno" w:date="2016-04-20T17:14:00Z">
            <w:rPr>
              <w:ins w:id="906" w:author="alumno" w:date="2016-04-20T17:06:00Z"/>
              <w:b/>
            </w:rPr>
          </w:rPrChange>
        </w:rPr>
      </w:pPr>
      <w:ins w:id="907" w:author="alumno" w:date="2016-04-20T17:02:00Z">
        <w:r w:rsidRPr="00A43E14">
          <w:rPr>
            <w:rFonts w:ascii="Bookman Old Style" w:hAnsi="Bookman Old Style"/>
            <w:sz w:val="24"/>
            <w:szCs w:val="24"/>
            <w:rPrChange w:id="908" w:author="alumno" w:date="2016-04-20T17:14:00Z">
              <w:rPr>
                <w:b/>
              </w:rPr>
            </w:rPrChange>
          </w:rPr>
          <w:t xml:space="preserve">El segundo hito se enfocará en definir e implementar la arquitectura base sobre las cuales se desarrollaran </w:t>
        </w:r>
      </w:ins>
      <w:ins w:id="909" w:author="alumno" w:date="2016-04-20T17:03:00Z">
        <w:r w:rsidRPr="00A43E14">
          <w:rPr>
            <w:rFonts w:ascii="Bookman Old Style" w:hAnsi="Bookman Old Style"/>
            <w:sz w:val="24"/>
            <w:szCs w:val="24"/>
            <w:rPrChange w:id="910" w:author="alumno" w:date="2016-04-20T17:14:00Z">
              <w:rPr>
                <w:b/>
              </w:rPr>
            </w:rPrChange>
          </w:rPr>
          <w:t>todo el resto de los componentes</w:t>
        </w:r>
      </w:ins>
      <w:ins w:id="911" w:author="alumno" w:date="2016-04-20T17:12:00Z">
        <w:r w:rsidR="00A43E14" w:rsidRPr="00A43E14">
          <w:rPr>
            <w:rFonts w:ascii="Bookman Old Style" w:hAnsi="Bookman Old Style"/>
            <w:sz w:val="24"/>
            <w:szCs w:val="24"/>
            <w:rPrChange w:id="912" w:author="alumno" w:date="2016-04-20T17:14:00Z">
              <w:rPr>
                <w:b/>
              </w:rPr>
            </w:rPrChange>
          </w:rPr>
          <w:t xml:space="preserve"> técnicos</w:t>
        </w:r>
      </w:ins>
      <w:ins w:id="913" w:author="alumno" w:date="2016-04-20T17:03:00Z">
        <w:r w:rsidRPr="00A43E14">
          <w:rPr>
            <w:rFonts w:ascii="Bookman Old Style" w:hAnsi="Bookman Old Style"/>
            <w:sz w:val="24"/>
            <w:szCs w:val="24"/>
            <w:rPrChange w:id="914" w:author="alumno" w:date="2016-04-20T17:14:00Z">
              <w:rPr>
                <w:b/>
              </w:rPr>
            </w:rPrChange>
          </w:rPr>
          <w:t xml:space="preserve"> del proyecto. </w:t>
        </w:r>
      </w:ins>
      <w:ins w:id="915" w:author="alumno" w:date="2016-04-20T17:06:00Z">
        <w:r w:rsidRPr="00A43E14">
          <w:rPr>
            <w:rFonts w:ascii="Bookman Old Style" w:hAnsi="Bookman Old Style"/>
            <w:sz w:val="24"/>
            <w:szCs w:val="24"/>
            <w:rPrChange w:id="916" w:author="alumno" w:date="2016-04-20T17:14:00Z">
              <w:rPr>
                <w:b/>
              </w:rPr>
            </w:rPrChange>
          </w:rPr>
          <w:t>Además</w:t>
        </w:r>
      </w:ins>
      <w:ins w:id="917" w:author="alumno" w:date="2016-04-20T17:04:00Z">
        <w:r w:rsidRPr="00A43E14">
          <w:rPr>
            <w:rFonts w:ascii="Bookman Old Style" w:hAnsi="Bookman Old Style"/>
            <w:sz w:val="24"/>
            <w:szCs w:val="24"/>
            <w:rPrChange w:id="918" w:author="alumno" w:date="2016-04-20T17:14:00Z">
              <w:rPr>
                <w:b/>
              </w:rPr>
            </w:rPrChange>
          </w:rPr>
          <w:t xml:space="preserve">, se </w:t>
        </w:r>
      </w:ins>
      <w:ins w:id="919" w:author="alumno" w:date="2016-04-20T17:06:00Z">
        <w:r w:rsidRPr="00A43E14">
          <w:rPr>
            <w:rFonts w:ascii="Bookman Old Style" w:hAnsi="Bookman Old Style"/>
            <w:sz w:val="24"/>
            <w:szCs w:val="24"/>
            <w:rPrChange w:id="920" w:author="alumno" w:date="2016-04-20T17:14:00Z">
              <w:rPr>
                <w:b/>
              </w:rPr>
            </w:rPrChange>
          </w:rPr>
          <w:t>realizarán</w:t>
        </w:r>
      </w:ins>
      <w:ins w:id="921" w:author="alumno" w:date="2016-04-20T17:04:00Z">
        <w:r w:rsidRPr="00A43E14">
          <w:rPr>
            <w:rFonts w:ascii="Bookman Old Style" w:hAnsi="Bookman Old Style"/>
            <w:sz w:val="24"/>
            <w:szCs w:val="24"/>
            <w:rPrChange w:id="922" w:author="alumno" w:date="2016-04-20T17:14:00Z">
              <w:rPr>
                <w:b/>
              </w:rPr>
            </w:rPrChange>
          </w:rPr>
          <w:t xml:space="preserve"> pruebas tempranas de </w:t>
        </w:r>
      </w:ins>
      <w:ins w:id="923" w:author="alumno" w:date="2016-04-20T17:05:00Z">
        <w:r w:rsidRPr="00A43E14">
          <w:rPr>
            <w:rFonts w:ascii="Bookman Old Style" w:hAnsi="Bookman Old Style"/>
            <w:sz w:val="24"/>
            <w:szCs w:val="24"/>
            <w:rPrChange w:id="924" w:author="alumno" w:date="2016-04-20T17:14:00Z">
              <w:rPr>
                <w:b/>
              </w:rPr>
            </w:rPrChange>
          </w:rPr>
          <w:t>integración</w:t>
        </w:r>
      </w:ins>
      <w:ins w:id="925" w:author="alumno" w:date="2016-04-20T17:04:00Z">
        <w:r w:rsidRPr="00A43E14">
          <w:rPr>
            <w:rFonts w:ascii="Bookman Old Style" w:hAnsi="Bookman Old Style"/>
            <w:sz w:val="24"/>
            <w:szCs w:val="24"/>
            <w:rPrChange w:id="926" w:author="alumno" w:date="2016-04-20T17:14:00Z">
              <w:rPr>
                <w:b/>
              </w:rPr>
            </w:rPrChange>
          </w:rPr>
          <w:t xml:space="preserve"> </w:t>
        </w:r>
      </w:ins>
      <w:ins w:id="927" w:author="alumno" w:date="2016-04-20T17:05:00Z">
        <w:r w:rsidRPr="00A43E14">
          <w:rPr>
            <w:rFonts w:ascii="Bookman Old Style" w:hAnsi="Bookman Old Style"/>
            <w:sz w:val="24"/>
            <w:szCs w:val="24"/>
            <w:rPrChange w:id="928" w:author="alumno" w:date="2016-04-20T17:14:00Z">
              <w:rPr>
                <w:b/>
              </w:rPr>
            </w:rPrChange>
          </w:rPr>
          <w:t>entre esta arquitectura y los componentes de terceros que deberán ser utilizados en el desarrollo</w:t>
        </w:r>
      </w:ins>
      <w:r w:rsidR="00C8628C">
        <w:rPr>
          <w:rFonts w:ascii="Bookman Old Style" w:hAnsi="Bookman Old Style"/>
          <w:sz w:val="24"/>
          <w:szCs w:val="24"/>
        </w:rPr>
        <w:t>, como es el caso de Blockly</w:t>
      </w:r>
      <w:ins w:id="929" w:author="alumno" w:date="2016-04-20T17:05:00Z">
        <w:r w:rsidRPr="00A43E14">
          <w:rPr>
            <w:rFonts w:ascii="Bookman Old Style" w:hAnsi="Bookman Old Style"/>
            <w:sz w:val="24"/>
            <w:szCs w:val="24"/>
            <w:rPrChange w:id="930" w:author="alumno" w:date="2016-04-20T17:14:00Z">
              <w:rPr>
                <w:b/>
              </w:rPr>
            </w:rPrChange>
          </w:rPr>
          <w:t>, mitigando el riesgo técnico antes de pasar a la ejecución del siguiente hito.</w:t>
        </w:r>
      </w:ins>
    </w:p>
    <w:p w14:paraId="7DBC880C" w14:textId="04A659B7" w:rsidR="00895DDA" w:rsidRPr="00A43E14" w:rsidRDefault="00895DDA">
      <w:pPr>
        <w:rPr>
          <w:ins w:id="931" w:author="alumno" w:date="2016-04-20T17:06:00Z"/>
          <w:rFonts w:ascii="Bookman Old Style" w:hAnsi="Bookman Old Style"/>
          <w:sz w:val="24"/>
          <w:szCs w:val="24"/>
          <w:u w:val="single"/>
          <w:rPrChange w:id="932" w:author="alumno" w:date="2016-04-20T17:09:00Z">
            <w:rPr>
              <w:ins w:id="933" w:author="alumno" w:date="2016-04-20T17:06:00Z"/>
              <w:rFonts w:ascii="Bookman Old Style" w:hAnsi="Bookman Old Style"/>
              <w:sz w:val="24"/>
              <w:szCs w:val="24"/>
            </w:rPr>
          </w:rPrChange>
        </w:rPr>
      </w:pPr>
      <w:ins w:id="934" w:author="alumno" w:date="2016-04-20T17:06:00Z">
        <w:r w:rsidRPr="00A43E14">
          <w:rPr>
            <w:rFonts w:ascii="Bookman Old Style" w:hAnsi="Bookman Old Style"/>
            <w:sz w:val="24"/>
            <w:szCs w:val="24"/>
            <w:u w:val="single"/>
            <w:rPrChange w:id="935" w:author="alumno" w:date="2016-04-20T17:09:00Z">
              <w:rPr>
                <w:rFonts w:ascii="Bookman Old Style" w:hAnsi="Bookman Old Style"/>
                <w:sz w:val="24"/>
                <w:szCs w:val="24"/>
              </w:rPr>
            </w:rPrChange>
          </w:rPr>
          <w:t>Hito 3</w:t>
        </w:r>
      </w:ins>
    </w:p>
    <w:p w14:paraId="56B2FF23" w14:textId="77777777" w:rsidR="001765FA" w:rsidRDefault="00895DDA" w:rsidP="009267D4">
      <w:pPr>
        <w:jc w:val="both"/>
        <w:rPr>
          <w:rFonts w:ascii="Bookman Old Style" w:hAnsi="Bookman Old Style"/>
          <w:sz w:val="24"/>
          <w:szCs w:val="24"/>
        </w:rPr>
      </w:pPr>
      <w:ins w:id="936" w:author="alumno" w:date="2016-04-20T17:06:00Z">
        <w:r>
          <w:rPr>
            <w:rFonts w:ascii="Bookman Old Style" w:hAnsi="Bookman Old Style"/>
            <w:sz w:val="24"/>
            <w:szCs w:val="24"/>
          </w:rPr>
          <w:t xml:space="preserve">Este último hito tendrá como objetivo la </w:t>
        </w:r>
      </w:ins>
      <w:ins w:id="937" w:author="alumno" w:date="2016-04-20T17:07:00Z">
        <w:r>
          <w:rPr>
            <w:rFonts w:ascii="Bookman Old Style" w:hAnsi="Bookman Old Style"/>
            <w:sz w:val="24"/>
            <w:szCs w:val="24"/>
          </w:rPr>
          <w:t>demostración</w:t>
        </w:r>
      </w:ins>
      <w:ins w:id="938" w:author="alumno" w:date="2016-04-20T17:06:00Z">
        <w:r>
          <w:rPr>
            <w:rFonts w:ascii="Bookman Old Style" w:hAnsi="Bookman Old Style"/>
            <w:sz w:val="24"/>
            <w:szCs w:val="24"/>
          </w:rPr>
          <w:t xml:space="preserve"> </w:t>
        </w:r>
      </w:ins>
      <w:ins w:id="939" w:author="alumno" w:date="2016-04-20T17:07:00Z">
        <w:r>
          <w:rPr>
            <w:rFonts w:ascii="Bookman Old Style" w:hAnsi="Bookman Old Style"/>
            <w:sz w:val="24"/>
            <w:szCs w:val="24"/>
          </w:rPr>
          <w:t xml:space="preserve">de una actividad </w:t>
        </w:r>
      </w:ins>
      <w:ins w:id="940" w:author="alumno" w:date="2016-04-20T17:08:00Z">
        <w:r w:rsidR="00A43E14">
          <w:rPr>
            <w:rFonts w:ascii="Bookman Old Style" w:hAnsi="Bookman Old Style"/>
            <w:sz w:val="24"/>
            <w:szCs w:val="24"/>
          </w:rPr>
          <w:t>prototípica</w:t>
        </w:r>
      </w:ins>
      <w:ins w:id="941" w:author="alumno" w:date="2016-04-20T17:07:00Z">
        <w:r>
          <w:rPr>
            <w:rFonts w:ascii="Bookman Old Style" w:hAnsi="Bookman Old Style"/>
            <w:sz w:val="24"/>
            <w:szCs w:val="24"/>
          </w:rPr>
          <w:t xml:space="preserve"> siguiendo una especificación IMS</w:t>
        </w:r>
      </w:ins>
      <w:r w:rsidR="000715D2">
        <w:rPr>
          <w:rFonts w:ascii="Bookman Old Style" w:hAnsi="Bookman Old Style"/>
          <w:sz w:val="24"/>
          <w:szCs w:val="24"/>
        </w:rPr>
        <w:t>-</w:t>
      </w:r>
      <w:ins w:id="942" w:author="alumno" w:date="2016-04-20T17:07:00Z">
        <w:r>
          <w:rPr>
            <w:rFonts w:ascii="Bookman Old Style" w:hAnsi="Bookman Old Style"/>
            <w:sz w:val="24"/>
            <w:szCs w:val="24"/>
          </w:rPr>
          <w:t xml:space="preserve">LD que sea funcional y pueda ser resuelta </w:t>
        </w:r>
      </w:ins>
      <w:ins w:id="943" w:author="alumno" w:date="2016-04-20T17:08:00Z">
        <w:r>
          <w:rPr>
            <w:rFonts w:ascii="Bookman Old Style" w:hAnsi="Bookman Old Style"/>
            <w:sz w:val="24"/>
            <w:szCs w:val="24"/>
          </w:rPr>
          <w:t>haciendo uso de la plataforma mediante la programación con bloques (Blockly)</w:t>
        </w:r>
      </w:ins>
      <w:ins w:id="944" w:author="alumno" w:date="2016-04-20T17:09:00Z">
        <w:r w:rsidR="00A43E14">
          <w:rPr>
            <w:rFonts w:ascii="Bookman Old Style" w:hAnsi="Bookman Old Style"/>
            <w:sz w:val="24"/>
            <w:szCs w:val="24"/>
          </w:rPr>
          <w:t xml:space="preserve">. La plataforma además debe ser capaz de transformar dicha </w:t>
        </w:r>
      </w:ins>
      <w:ins w:id="945" w:author="alumno" w:date="2016-04-20T17:10:00Z">
        <w:r w:rsidR="00A43E14">
          <w:rPr>
            <w:rFonts w:ascii="Bookman Old Style" w:hAnsi="Bookman Old Style"/>
            <w:sz w:val="24"/>
            <w:szCs w:val="24"/>
          </w:rPr>
          <w:t>solución</w:t>
        </w:r>
      </w:ins>
      <w:ins w:id="946" w:author="alumno" w:date="2016-04-20T17:09:00Z">
        <w:r w:rsidR="00A43E14">
          <w:rPr>
            <w:rFonts w:ascii="Bookman Old Style" w:hAnsi="Bookman Old Style"/>
            <w:sz w:val="24"/>
            <w:szCs w:val="24"/>
          </w:rPr>
          <w:t xml:space="preserve"> </w:t>
        </w:r>
      </w:ins>
      <w:ins w:id="947" w:author="alumno" w:date="2016-04-20T17:10:00Z">
        <w:r w:rsidR="00A43E14">
          <w:rPr>
            <w:rFonts w:ascii="Bookman Old Style" w:hAnsi="Bookman Old Style"/>
            <w:sz w:val="24"/>
            <w:szCs w:val="24"/>
          </w:rPr>
          <w:t>a un lenguaje de programación real, en este caso será Javascript.</w:t>
        </w:r>
      </w:ins>
    </w:p>
    <w:p w14:paraId="5A56CD0A" w14:textId="2BF2C645" w:rsidR="00545FAE" w:rsidRPr="001765FA" w:rsidRDefault="00545FAE" w:rsidP="001765FA">
      <w:pPr>
        <w:rPr>
          <w:rFonts w:ascii="Bookman Old Style" w:hAnsi="Bookman Old Style"/>
          <w:sz w:val="24"/>
          <w:szCs w:val="24"/>
        </w:rPr>
      </w:pPr>
      <w:del w:id="948" w:author="Javier Ebers" w:date="2016-04-18T13:56:00Z">
        <w:r w:rsidRPr="00895DDA" w:rsidDel="00B2555B">
          <w:rPr>
            <w:rFonts w:ascii="Bookman Old Style" w:hAnsi="Bookman Old Style"/>
            <w:b/>
            <w:sz w:val="24"/>
            <w:szCs w:val="24"/>
            <w:rPrChange w:id="949" w:author="alumno" w:date="2016-04-20T17:02:00Z">
              <w:rPr/>
            </w:rPrChange>
          </w:rPr>
          <w:delText>– MATERIALES Y MÉTODOS</w:delText>
        </w:r>
      </w:del>
    </w:p>
    <w:p w14:paraId="4F04D47F" w14:textId="232E3948" w:rsidR="00545FAE" w:rsidRPr="00F90E1E" w:rsidRDefault="00545FAE">
      <w:pPr>
        <w:pStyle w:val="Ttulo2"/>
        <w:pPrChange w:id="950" w:author="Javier Ebers" w:date="2016-04-19T21:33:00Z">
          <w:pPr>
            <w:jc w:val="both"/>
          </w:pPr>
        </w:pPrChange>
      </w:pPr>
      <w:bookmarkStart w:id="951" w:name="_Toc455520360"/>
      <w:r w:rsidRPr="00F90E1E">
        <w:t>Metodología</w:t>
      </w:r>
      <w:bookmarkEnd w:id="951"/>
    </w:p>
    <w:p w14:paraId="0758DA24" w14:textId="77777777" w:rsidR="00545FAE" w:rsidRDefault="00545FAE" w:rsidP="002A4580">
      <w:pPr>
        <w:jc w:val="both"/>
        <w:rPr>
          <w:rFonts w:ascii="Bookman Old Style" w:hAnsi="Bookman Old Style"/>
          <w:sz w:val="24"/>
          <w:szCs w:val="24"/>
        </w:rPr>
      </w:pPr>
      <w:r>
        <w:rPr>
          <w:rFonts w:ascii="Bookman Old Style" w:hAnsi="Bookman Old Style"/>
          <w:sz w:val="24"/>
          <w:szCs w:val="24"/>
        </w:rPr>
        <w:t>Para el desarrollo del proyecto se ha seleccionado la metodología tradicional de tipo Iterativa e Incremental, separando en la planificación el proyecto en bloques temporales de menor tamaño o proyectos pequeños de manera que el cliente podrá recibir entregas de forma incremental dando instancias para la validación y disminuyendo así riesgos relacionados con el cubrimiento de los requisitos y las expectativas del cliente.</w:t>
      </w:r>
    </w:p>
    <w:p w14:paraId="76B54DEC" w14:textId="77777777" w:rsidR="00F90E1E" w:rsidRDefault="00545FAE" w:rsidP="002A4580">
      <w:pPr>
        <w:jc w:val="both"/>
        <w:rPr>
          <w:rFonts w:ascii="Bookman Old Style" w:hAnsi="Bookman Old Style"/>
          <w:sz w:val="24"/>
          <w:szCs w:val="24"/>
        </w:rPr>
      </w:pPr>
      <w:r>
        <w:rPr>
          <w:rFonts w:ascii="Bookman Old Style" w:hAnsi="Bookman Old Style"/>
          <w:sz w:val="24"/>
          <w:szCs w:val="24"/>
        </w:rPr>
        <w:t xml:space="preserve">Además, </w:t>
      </w:r>
      <w:r w:rsidR="00F90E1E">
        <w:rPr>
          <w:rFonts w:ascii="Bookman Old Style" w:hAnsi="Bookman Old Style"/>
          <w:sz w:val="24"/>
          <w:szCs w:val="24"/>
        </w:rPr>
        <w:t xml:space="preserve">haciendo uso de esta metodología se puede gestionar de manera natural los cambios que sea necesarios hacer durante el proyecto. La finalización de cada una de las iteraciones es cuando el cliente puede proporcionar feedback relacionado con los entregables liberados y el progreso general del proyecto una vez examinados los resultados. Con esta información ya es posible planificar los cambios necesarios a considerar en </w:t>
      </w:r>
      <w:r w:rsidR="00F90E1E">
        <w:rPr>
          <w:rFonts w:ascii="Bookman Old Style" w:hAnsi="Bookman Old Style"/>
          <w:sz w:val="24"/>
          <w:szCs w:val="24"/>
        </w:rPr>
        <w:lastRenderedPageBreak/>
        <w:t xml:space="preserve">las siguientes iteraciones, ajustándose a las expectativas (requisitos desarrollados, velocidad de desarrollo y calidad) y que se cumplan los objetivos esperados satisfactoriamente. Todo esto facilita la mitigación de riesgo en las etapas tempranas del proyecto, disminuyendo las probabilidades de incumplimiento en los plazos, recursos, objetivos y calidad. </w:t>
      </w:r>
    </w:p>
    <w:p w14:paraId="247B5571" w14:textId="00215498" w:rsidR="00F90E1E" w:rsidRDefault="00F90E1E" w:rsidP="002A4580">
      <w:pPr>
        <w:jc w:val="both"/>
        <w:rPr>
          <w:rFonts w:ascii="Bookman Old Style" w:hAnsi="Bookman Old Style"/>
          <w:sz w:val="24"/>
          <w:szCs w:val="24"/>
        </w:rPr>
      </w:pPr>
      <w:commentRangeStart w:id="952"/>
      <w:r>
        <w:rPr>
          <w:rFonts w:ascii="Bookman Old Style" w:hAnsi="Bookman Old Style"/>
          <w:sz w:val="24"/>
          <w:szCs w:val="24"/>
        </w:rPr>
        <w:t xml:space="preserve">Para este proyecto en particular se decidió optar por una metodología tradicional ya que no se estima que surjan muchos cambios en los requisitos y objetivos durante el proceso de desarrollo del mismo, </w:t>
      </w:r>
      <w:r w:rsidR="00C40873">
        <w:rPr>
          <w:rFonts w:ascii="Bookman Old Style" w:hAnsi="Bookman Old Style"/>
          <w:sz w:val="24"/>
          <w:szCs w:val="24"/>
        </w:rPr>
        <w:t>más</w:t>
      </w:r>
      <w:r>
        <w:rPr>
          <w:rFonts w:ascii="Bookman Old Style" w:hAnsi="Bookman Old Style"/>
          <w:sz w:val="24"/>
          <w:szCs w:val="24"/>
        </w:rPr>
        <w:t xml:space="preserve"> bien, estos serán definidos en el proceso de planificación inicial y se mantendrán considerablemente fijos, lo que se ajusta bien a este tipo de metodología y no justifica el uso de una metodología de tipo ágil.</w:t>
      </w:r>
      <w:commentRangeEnd w:id="952"/>
      <w:r w:rsidR="00113EF8">
        <w:rPr>
          <w:rStyle w:val="Refdecomentario"/>
        </w:rPr>
        <w:commentReference w:id="952"/>
      </w:r>
      <w:ins w:id="953" w:author="Javier Ebers" w:date="2016-04-20T01:09:00Z">
        <w:r w:rsidR="008317E7">
          <w:rPr>
            <w:rFonts w:ascii="Bookman Old Style" w:hAnsi="Bookman Old Style"/>
            <w:sz w:val="24"/>
            <w:szCs w:val="24"/>
          </w:rPr>
          <w:t xml:space="preserve"> Por otro lado, las metodologías ágiles requieren ser ejecutadas por un equipo con experiencia en ellas, ya que parte de su éxito se base en la capacidad de estimación, control y </w:t>
        </w:r>
      </w:ins>
      <w:ins w:id="954" w:author="Javier Ebers" w:date="2016-04-20T01:12:00Z">
        <w:r w:rsidR="008317E7">
          <w:rPr>
            <w:rFonts w:ascii="Bookman Old Style" w:hAnsi="Bookman Old Style"/>
            <w:sz w:val="24"/>
            <w:szCs w:val="24"/>
          </w:rPr>
          <w:t>autorregulación</w:t>
        </w:r>
      </w:ins>
      <w:ins w:id="955" w:author="Javier Ebers" w:date="2016-04-20T01:10:00Z">
        <w:r w:rsidR="008317E7">
          <w:rPr>
            <w:rFonts w:ascii="Bookman Old Style" w:hAnsi="Bookman Old Style"/>
            <w:sz w:val="24"/>
            <w:szCs w:val="24"/>
          </w:rPr>
          <w:t xml:space="preserve"> del equipo del trabajo. En este caso como el proyecto será desarrollado por un alumno que no cuenta con tal nivel de experiencia en la ejecución de proyectos, una metodolog</w:t>
        </w:r>
      </w:ins>
      <w:ins w:id="956" w:author="Javier Ebers" w:date="2016-04-20T01:11:00Z">
        <w:r w:rsidR="008317E7">
          <w:rPr>
            <w:rFonts w:ascii="Bookman Old Style" w:hAnsi="Bookman Old Style"/>
            <w:sz w:val="24"/>
            <w:szCs w:val="24"/>
          </w:rPr>
          <w:t xml:space="preserve">ía tradicional favorece una estructura </w:t>
        </w:r>
      </w:ins>
      <w:ins w:id="957" w:author="Javier Ebers" w:date="2016-04-20T01:12:00Z">
        <w:r w:rsidR="008317E7">
          <w:rPr>
            <w:rFonts w:ascii="Bookman Old Style" w:hAnsi="Bookman Old Style"/>
            <w:sz w:val="24"/>
            <w:szCs w:val="24"/>
          </w:rPr>
          <w:t>más</w:t>
        </w:r>
      </w:ins>
      <w:ins w:id="958" w:author="Javier Ebers" w:date="2016-04-20T01:11:00Z">
        <w:r w:rsidR="008317E7">
          <w:rPr>
            <w:rFonts w:ascii="Bookman Old Style" w:hAnsi="Bookman Old Style"/>
            <w:sz w:val="24"/>
            <w:szCs w:val="24"/>
          </w:rPr>
          <w:t xml:space="preserve"> rígida y planificada de todos los procesos a ejecutar para completarlos con éxito</w:t>
        </w:r>
      </w:ins>
      <w:ins w:id="959" w:author="Javier Ebers" w:date="2016-04-20T01:12:00Z">
        <w:r w:rsidR="008317E7">
          <w:rPr>
            <w:rFonts w:ascii="Bookman Old Style" w:hAnsi="Bookman Old Style"/>
            <w:sz w:val="24"/>
            <w:szCs w:val="24"/>
          </w:rPr>
          <w:t>.</w:t>
        </w:r>
      </w:ins>
    </w:p>
    <w:p w14:paraId="1D4B7EF3" w14:textId="77777777" w:rsidR="000857E4" w:rsidRDefault="00C40873" w:rsidP="000857E4">
      <w:pPr>
        <w:keepNext/>
        <w:jc w:val="both"/>
      </w:pPr>
      <w:commentRangeStart w:id="960"/>
      <w:r>
        <w:rPr>
          <w:noProof/>
          <w:lang w:eastAsia="es-CL"/>
        </w:rPr>
        <w:drawing>
          <wp:inline distT="0" distB="0" distL="0" distR="0" wp14:anchorId="23C026C0" wp14:editId="1D9B67D2">
            <wp:extent cx="5612130" cy="3115910"/>
            <wp:effectExtent l="0" t="0" r="7620" b="8890"/>
            <wp:docPr id="6" name="Imagen 6" descr="http://3.bp.blogspot.com/-fwY-x5e5GTg/Uhad3GFsC0I/AAAAAAAAAB0/-t1nr3Eu45s/s1600/FasesIterativoIncreme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fwY-x5e5GTg/Uhad3GFsC0I/AAAAAAAAAB0/-t1nr3Eu45s/s1600/FasesIterativoIncrement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15910"/>
                    </a:xfrm>
                    <a:prstGeom prst="rect">
                      <a:avLst/>
                    </a:prstGeom>
                    <a:noFill/>
                    <a:ln>
                      <a:noFill/>
                    </a:ln>
                  </pic:spPr>
                </pic:pic>
              </a:graphicData>
            </a:graphic>
          </wp:inline>
        </w:drawing>
      </w:r>
      <w:commentRangeEnd w:id="960"/>
    </w:p>
    <w:p w14:paraId="7451F2A9" w14:textId="150619D8" w:rsidR="000857E4" w:rsidRDefault="000857E4" w:rsidP="000857E4">
      <w:pPr>
        <w:pStyle w:val="Descripcin"/>
      </w:pPr>
      <w:bookmarkStart w:id="961" w:name="_Toc455521869"/>
      <w:r>
        <w:t xml:space="preserve">Figura </w:t>
      </w:r>
      <w:r w:rsidR="008F60B8">
        <w:fldChar w:fldCharType="begin"/>
      </w:r>
      <w:r w:rsidR="008F60B8">
        <w:instrText xml:space="preserve"> SEQ Figura \* ARABIC </w:instrText>
      </w:r>
      <w:r w:rsidR="008F60B8">
        <w:fldChar w:fldCharType="separate"/>
      </w:r>
      <w:r w:rsidR="008B023B">
        <w:rPr>
          <w:noProof/>
        </w:rPr>
        <w:t>10</w:t>
      </w:r>
      <w:r w:rsidR="008F60B8">
        <w:rPr>
          <w:noProof/>
        </w:rPr>
        <w:fldChar w:fldCharType="end"/>
      </w:r>
      <w:r w:rsidRPr="00823330">
        <w:t>: Diagrama modelo iterativo e incremental (Isescom, 2013)</w:t>
      </w:r>
      <w:bookmarkEnd w:id="961"/>
    </w:p>
    <w:p w14:paraId="2A898986" w14:textId="66AD315C" w:rsidR="00C40873" w:rsidRDefault="00113EF8" w:rsidP="002A4580">
      <w:pPr>
        <w:jc w:val="both"/>
        <w:rPr>
          <w:rFonts w:ascii="Bookman Old Style" w:hAnsi="Bookman Old Style"/>
          <w:sz w:val="24"/>
          <w:szCs w:val="24"/>
        </w:rPr>
      </w:pPr>
      <w:r>
        <w:rPr>
          <w:rStyle w:val="Refdecomentario"/>
        </w:rPr>
        <w:commentReference w:id="960"/>
      </w:r>
    </w:p>
    <w:p w14:paraId="0D1BAE8F" w14:textId="77777777" w:rsidR="00BA797C" w:rsidRDefault="00BA797C" w:rsidP="00C40873">
      <w:pPr>
        <w:jc w:val="center"/>
        <w:rPr>
          <w:ins w:id="962" w:author="Javier Ebers" w:date="2016-05-02T02:45:00Z"/>
          <w:rFonts w:ascii="Bookman Old Style" w:hAnsi="Bookman Old Style"/>
        </w:rPr>
      </w:pPr>
    </w:p>
    <w:p w14:paraId="15EE3106" w14:textId="77777777" w:rsidR="004904B0" w:rsidRDefault="004904B0" w:rsidP="004904B0">
      <w:pPr>
        <w:jc w:val="both"/>
        <w:rPr>
          <w:rFonts w:ascii="Bookman Old Style" w:hAnsi="Bookman Old Style"/>
        </w:rPr>
      </w:pPr>
    </w:p>
    <w:p w14:paraId="6DDB64DB" w14:textId="77777777" w:rsidR="004904B0" w:rsidRDefault="004904B0" w:rsidP="004904B0">
      <w:pPr>
        <w:jc w:val="both"/>
        <w:rPr>
          <w:rFonts w:ascii="Bookman Old Style" w:hAnsi="Bookman Old Style"/>
        </w:rPr>
      </w:pPr>
    </w:p>
    <w:p w14:paraId="277BAF21" w14:textId="6451A003" w:rsidR="008369CD" w:rsidRDefault="00530400" w:rsidP="004904B0">
      <w:pPr>
        <w:jc w:val="both"/>
        <w:rPr>
          <w:rFonts w:ascii="Bookman Old Style" w:hAnsi="Bookman Old Style"/>
        </w:rPr>
      </w:pPr>
      <w:r>
        <w:rPr>
          <w:rFonts w:ascii="Bookman Old Style" w:hAnsi="Bookman Old Style"/>
        </w:rPr>
        <w:t>Particularmente, se utilizará la metodología iterativa incremental</w:t>
      </w:r>
      <w:r w:rsidR="00137A20">
        <w:rPr>
          <w:rFonts w:ascii="Bookman Old Style" w:hAnsi="Bookman Old Style"/>
        </w:rPr>
        <w:t>(</w:t>
      </w:r>
      <w:r w:rsidR="00137A20" w:rsidRPr="004904B0">
        <w:rPr>
          <w:rFonts w:ascii="Bookman Old Style" w:hAnsi="Bookman Old Style"/>
        </w:rPr>
        <w:t>Rational Unified Process</w:t>
      </w:r>
      <w:r w:rsidR="00137A20">
        <w:rPr>
          <w:rFonts w:ascii="Bookman Old Style" w:hAnsi="Bookman Old Style"/>
        </w:rPr>
        <w:t>)</w:t>
      </w:r>
      <w:r>
        <w:rPr>
          <w:rFonts w:ascii="Bookman Old Style" w:hAnsi="Bookman Old Style"/>
        </w:rPr>
        <w:t xml:space="preserve"> </w:t>
      </w:r>
      <w:sdt>
        <w:sdtPr>
          <w:rPr>
            <w:rFonts w:ascii="Bookman Old Style" w:hAnsi="Bookman Old Style"/>
          </w:rPr>
          <w:id w:val="222112901"/>
          <w:citation/>
        </w:sdtPr>
        <w:sdtEndPr/>
        <w:sdtContent>
          <w:r w:rsidR="00137A20">
            <w:rPr>
              <w:rFonts w:ascii="Bookman Old Style" w:hAnsi="Bookman Old Style"/>
            </w:rPr>
            <w:fldChar w:fldCharType="begin"/>
          </w:r>
          <w:r w:rsidR="00137A20">
            <w:rPr>
              <w:rFonts w:ascii="Bookman Old Style" w:hAnsi="Bookman Old Style"/>
            </w:rPr>
            <w:instrText xml:space="preserve"> CITATION IBM01 \l 13322 </w:instrText>
          </w:r>
          <w:r w:rsidR="00137A20">
            <w:rPr>
              <w:rFonts w:ascii="Bookman Old Style" w:hAnsi="Bookman Old Style"/>
            </w:rPr>
            <w:fldChar w:fldCharType="separate"/>
          </w:r>
          <w:r w:rsidR="00FE3FF5" w:rsidRPr="00FE3FF5">
            <w:rPr>
              <w:rFonts w:ascii="Bookman Old Style" w:hAnsi="Bookman Old Style"/>
              <w:noProof/>
            </w:rPr>
            <w:t>(IBM, 2001)</w:t>
          </w:r>
          <w:r w:rsidR="00137A20">
            <w:rPr>
              <w:rFonts w:ascii="Bookman Old Style" w:hAnsi="Bookman Old Style"/>
            </w:rPr>
            <w:fldChar w:fldCharType="end"/>
          </w:r>
        </w:sdtContent>
      </w:sdt>
      <w:r w:rsidR="004904B0">
        <w:rPr>
          <w:rFonts w:ascii="Bookman Old Style" w:hAnsi="Bookman Old Style"/>
        </w:rPr>
        <w:t>, la cual es una metodología especificada por IBM, la cual se basa en la metodología UP (Unified Process) y que consiste en dividir el trabajo a realizar en iteraciones, las cuales tendrán como objetivo la construcción de una parte específica del producto a realizar durante el proyecto, obteniéndose el resultado final por etapas, más fáciles de planificar y controlar. A su vez, cada una de estas iteraciones, se dividen en 4 fases consecutivas, que tienen objetivos específicos en el desarrollo de la iteración, y sobre las cuales se avanzará secuencialmente a medida que las fases previas se completen satisfactoriamente. En el siguiente esquema se detalla cada una de las fases y el tipo de actividades más comunes que se ejecutarán en cada una de estas.</w:t>
      </w:r>
    </w:p>
    <w:p w14:paraId="14B90FCF" w14:textId="77777777" w:rsidR="004904B0" w:rsidRDefault="004904B0" w:rsidP="004904B0">
      <w:pPr>
        <w:jc w:val="both"/>
        <w:rPr>
          <w:rFonts w:ascii="Bookman Old Style" w:hAnsi="Bookman Old Style"/>
        </w:rPr>
      </w:pPr>
    </w:p>
    <w:p w14:paraId="7DC1FE46" w14:textId="77777777" w:rsidR="00176947" w:rsidRDefault="004F7F4C" w:rsidP="00176947">
      <w:pPr>
        <w:keepNext/>
        <w:ind w:left="-426"/>
        <w:jc w:val="center"/>
      </w:pPr>
      <w:r>
        <w:rPr>
          <w:rFonts w:ascii="Bookman Old Style" w:hAnsi="Bookman Old Style"/>
          <w:noProof/>
          <w:lang w:eastAsia="es-CL"/>
        </w:rPr>
        <w:drawing>
          <wp:inline distT="0" distB="0" distL="0" distR="0" wp14:anchorId="6A36AB5A" wp14:editId="4AABCC86">
            <wp:extent cx="5943600" cy="20620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4894" cy="2065983"/>
                    </a:xfrm>
                    <a:prstGeom prst="rect">
                      <a:avLst/>
                    </a:prstGeom>
                    <a:noFill/>
                    <a:ln>
                      <a:noFill/>
                    </a:ln>
                  </pic:spPr>
                </pic:pic>
              </a:graphicData>
            </a:graphic>
          </wp:inline>
        </w:drawing>
      </w:r>
    </w:p>
    <w:p w14:paraId="6AEC2DBF" w14:textId="42F876E2" w:rsidR="00600276" w:rsidRDefault="00176947" w:rsidP="00176947">
      <w:pPr>
        <w:pStyle w:val="Descripcin"/>
      </w:pPr>
      <w:bookmarkStart w:id="963" w:name="_Toc455521870"/>
      <w:r>
        <w:t xml:space="preserve">Figura </w:t>
      </w:r>
      <w:r w:rsidR="008F60B8">
        <w:fldChar w:fldCharType="begin"/>
      </w:r>
      <w:r w:rsidR="008F60B8">
        <w:instrText xml:space="preserve"> SEQ Figura \* ARABIC </w:instrText>
      </w:r>
      <w:r w:rsidR="008F60B8">
        <w:fldChar w:fldCharType="separate"/>
      </w:r>
      <w:r w:rsidR="008B023B">
        <w:rPr>
          <w:noProof/>
        </w:rPr>
        <w:t>11</w:t>
      </w:r>
      <w:r w:rsidR="008F60B8">
        <w:rPr>
          <w:noProof/>
        </w:rPr>
        <w:fldChar w:fldCharType="end"/>
      </w:r>
      <w:r>
        <w:t xml:space="preserve">: </w:t>
      </w:r>
      <w:r w:rsidRPr="00DC2C16">
        <w:t>Diagrama modelo iterativo e incremental</w:t>
      </w:r>
      <w:r>
        <w:t xml:space="preserve"> en metodología UP/RUP</w:t>
      </w:r>
      <w:bookmarkEnd w:id="963"/>
    </w:p>
    <w:p w14:paraId="394F3D29" w14:textId="77777777" w:rsidR="00600276" w:rsidRDefault="00600276" w:rsidP="00C40873">
      <w:pPr>
        <w:jc w:val="center"/>
        <w:rPr>
          <w:rFonts w:ascii="Bookman Old Style" w:hAnsi="Bookman Old Style"/>
        </w:rPr>
      </w:pPr>
    </w:p>
    <w:p w14:paraId="65BBA216" w14:textId="77777777" w:rsidR="004904B0" w:rsidRDefault="004904B0" w:rsidP="00C40873">
      <w:pPr>
        <w:jc w:val="center"/>
        <w:rPr>
          <w:rFonts w:ascii="Bookman Old Style" w:hAnsi="Bookman Old Style"/>
        </w:rPr>
      </w:pPr>
    </w:p>
    <w:p w14:paraId="6A4601ED" w14:textId="77777777" w:rsidR="004904B0" w:rsidRDefault="004904B0" w:rsidP="00C40873">
      <w:pPr>
        <w:jc w:val="center"/>
        <w:rPr>
          <w:rFonts w:ascii="Bookman Old Style" w:hAnsi="Bookman Old Style"/>
        </w:rPr>
      </w:pPr>
    </w:p>
    <w:p w14:paraId="1AC4DC6F" w14:textId="77777777" w:rsidR="004904B0" w:rsidRDefault="004904B0" w:rsidP="00C40873">
      <w:pPr>
        <w:jc w:val="center"/>
        <w:rPr>
          <w:rFonts w:ascii="Bookman Old Style" w:hAnsi="Bookman Old Style"/>
        </w:rPr>
      </w:pPr>
    </w:p>
    <w:p w14:paraId="0D49410E" w14:textId="77777777" w:rsidR="004904B0" w:rsidRDefault="004904B0" w:rsidP="00C40873">
      <w:pPr>
        <w:jc w:val="center"/>
        <w:rPr>
          <w:rFonts w:ascii="Bookman Old Style" w:hAnsi="Bookman Old Style"/>
        </w:rPr>
      </w:pPr>
    </w:p>
    <w:p w14:paraId="4E516870" w14:textId="77777777" w:rsidR="004904B0" w:rsidRDefault="004904B0" w:rsidP="00C40873">
      <w:pPr>
        <w:jc w:val="center"/>
        <w:rPr>
          <w:rFonts w:ascii="Bookman Old Style" w:hAnsi="Bookman Old Style"/>
        </w:rPr>
      </w:pPr>
    </w:p>
    <w:p w14:paraId="24206CED" w14:textId="77777777" w:rsidR="004904B0" w:rsidRDefault="004904B0" w:rsidP="00C40873">
      <w:pPr>
        <w:jc w:val="center"/>
        <w:rPr>
          <w:rFonts w:ascii="Bookman Old Style" w:hAnsi="Bookman Old Style"/>
        </w:rPr>
      </w:pPr>
    </w:p>
    <w:p w14:paraId="0AFF8A94" w14:textId="77777777" w:rsidR="004904B0" w:rsidRDefault="004904B0" w:rsidP="00C40873">
      <w:pPr>
        <w:jc w:val="center"/>
        <w:rPr>
          <w:rFonts w:ascii="Bookman Old Style" w:hAnsi="Bookman Old Style"/>
        </w:rPr>
      </w:pPr>
    </w:p>
    <w:p w14:paraId="08741860" w14:textId="77777777" w:rsidR="004904B0" w:rsidRDefault="004904B0" w:rsidP="00C40873">
      <w:pPr>
        <w:jc w:val="center"/>
        <w:rPr>
          <w:rFonts w:ascii="Bookman Old Style" w:hAnsi="Bookman Old Style"/>
        </w:rPr>
      </w:pPr>
    </w:p>
    <w:p w14:paraId="68D7CEB9" w14:textId="77777777" w:rsidR="004904B0" w:rsidRDefault="004904B0" w:rsidP="00C40873">
      <w:pPr>
        <w:jc w:val="center"/>
        <w:rPr>
          <w:rFonts w:ascii="Bookman Old Style" w:hAnsi="Bookman Old Style"/>
        </w:rPr>
      </w:pPr>
    </w:p>
    <w:p w14:paraId="5846245F" w14:textId="77777777" w:rsidR="004904B0" w:rsidRDefault="004904B0" w:rsidP="00137A20">
      <w:pPr>
        <w:rPr>
          <w:ins w:id="964" w:author="Javier Ebers" w:date="2016-05-02T02:45:00Z"/>
          <w:rFonts w:ascii="Bookman Old Style" w:hAnsi="Bookman Old Style"/>
        </w:rPr>
      </w:pPr>
    </w:p>
    <w:p w14:paraId="59B47D51" w14:textId="1AF10C61" w:rsidR="008369CD" w:rsidRDefault="008369CD" w:rsidP="008369CD">
      <w:pPr>
        <w:pStyle w:val="Ttulo2"/>
        <w:rPr>
          <w:ins w:id="965" w:author="Javier Ebers" w:date="2016-05-02T02:46:00Z"/>
        </w:rPr>
      </w:pPr>
      <w:bookmarkStart w:id="966" w:name="_Toc455520361"/>
      <w:ins w:id="967" w:author="Javier Ebers" w:date="2016-05-02T02:46:00Z">
        <w:r>
          <w:lastRenderedPageBreak/>
          <w:t>Ambiente de Desarrollo, Testing y Producción</w:t>
        </w:r>
        <w:bookmarkEnd w:id="966"/>
      </w:ins>
    </w:p>
    <w:p w14:paraId="2C74B6FD" w14:textId="0E6D8814" w:rsidR="008369CD" w:rsidRDefault="008369CD">
      <w:pPr>
        <w:jc w:val="both"/>
        <w:rPr>
          <w:ins w:id="968" w:author="Javier Ebers" w:date="2016-05-02T02:53:00Z"/>
        </w:rPr>
        <w:pPrChange w:id="969" w:author="Javier Ebers" w:date="2016-05-02T03:01:00Z">
          <w:pPr>
            <w:pStyle w:val="Ttulo2"/>
          </w:pPr>
        </w:pPrChange>
      </w:pPr>
      <w:ins w:id="970" w:author="Javier Ebers" w:date="2016-05-02T02:47:00Z">
        <w:r>
          <w:rPr>
            <w:rFonts w:ascii="Bookman Old Style" w:hAnsi="Bookman Old Style"/>
            <w:sz w:val="24"/>
            <w:szCs w:val="24"/>
          </w:rPr>
          <w:t>Para el desarrollo del proyecto se han escogido herramientas, librer</w:t>
        </w:r>
      </w:ins>
      <w:ins w:id="971" w:author="Javier Ebers" w:date="2016-05-02T02:48:00Z">
        <w:r>
          <w:rPr>
            <w:rFonts w:ascii="Bookman Old Style" w:hAnsi="Bookman Old Style"/>
            <w:sz w:val="24"/>
            <w:szCs w:val="24"/>
          </w:rPr>
          <w:t>ías y frameworks de licenciamiento gratuito. Espec</w:t>
        </w:r>
      </w:ins>
      <w:ins w:id="972" w:author="Javier Ebers" w:date="2016-05-02T02:49:00Z">
        <w:r>
          <w:rPr>
            <w:rFonts w:ascii="Bookman Old Style" w:hAnsi="Bookman Old Style"/>
            <w:sz w:val="24"/>
            <w:szCs w:val="24"/>
          </w:rPr>
          <w:t>íficamente hablando, como</w:t>
        </w:r>
      </w:ins>
      <w:ins w:id="973" w:author="Javier Ebers" w:date="2016-05-02T02:50:00Z">
        <w:r>
          <w:rPr>
            <w:rFonts w:ascii="Bookman Old Style" w:hAnsi="Bookman Old Style"/>
            <w:sz w:val="24"/>
            <w:szCs w:val="24"/>
          </w:rPr>
          <w:t xml:space="preserve"> ambiente de desarrollo integrado (IDE) se utilizará </w:t>
        </w:r>
      </w:ins>
      <w:customXmlInsRangeStart w:id="974" w:author="Javier Ebers" w:date="2016-05-02T02:53:00Z"/>
      <w:sdt>
        <w:sdtPr>
          <w:rPr>
            <w:rFonts w:ascii="Bookman Old Style" w:hAnsi="Bookman Old Style"/>
            <w:sz w:val="24"/>
            <w:szCs w:val="24"/>
          </w:rPr>
          <w:id w:val="1477569748"/>
          <w:citation/>
        </w:sdtPr>
        <w:sdtEndPr/>
        <w:sdtContent>
          <w:customXmlInsRangeEnd w:id="974"/>
          <w:ins w:id="975" w:author="Javier Ebers" w:date="2016-05-02T02:53:00Z">
            <w:r>
              <w:rPr>
                <w:rFonts w:ascii="Bookman Old Style" w:hAnsi="Bookman Old Style"/>
                <w:sz w:val="24"/>
                <w:szCs w:val="24"/>
              </w:rPr>
              <w:fldChar w:fldCharType="begin"/>
            </w:r>
            <w:r>
              <w:rPr>
                <w:rFonts w:ascii="Bookman Old Style" w:hAnsi="Bookman Old Style"/>
                <w:sz w:val="24"/>
                <w:szCs w:val="24"/>
              </w:rPr>
              <w:instrText xml:space="preserve">CITATION Sub16 \l 13322 </w:instrText>
            </w:r>
          </w:ins>
          <w:r>
            <w:rPr>
              <w:rFonts w:ascii="Bookman Old Style" w:hAnsi="Bookman Old Style"/>
              <w:sz w:val="24"/>
              <w:szCs w:val="24"/>
            </w:rPr>
            <w:fldChar w:fldCharType="separate"/>
          </w:r>
          <w:r w:rsidR="00FE3FF5" w:rsidRPr="00FE3FF5">
            <w:rPr>
              <w:rFonts w:ascii="Bookman Old Style" w:hAnsi="Bookman Old Style"/>
              <w:noProof/>
              <w:sz w:val="24"/>
              <w:szCs w:val="24"/>
            </w:rPr>
            <w:t>(Sublime Text, 2016)</w:t>
          </w:r>
          <w:ins w:id="976" w:author="Javier Ebers" w:date="2016-05-02T02:53:00Z">
            <w:r>
              <w:rPr>
                <w:rFonts w:ascii="Bookman Old Style" w:hAnsi="Bookman Old Style"/>
                <w:sz w:val="24"/>
                <w:szCs w:val="24"/>
              </w:rPr>
              <w:fldChar w:fldCharType="end"/>
            </w:r>
          </w:ins>
          <w:customXmlInsRangeStart w:id="977" w:author="Javier Ebers" w:date="2016-05-02T02:53:00Z"/>
        </w:sdtContent>
      </w:sdt>
      <w:customXmlInsRangeEnd w:id="977"/>
      <w:ins w:id="978" w:author="Javier Ebers" w:date="2016-05-02T02:50:00Z">
        <w:r>
          <w:rPr>
            <w:rFonts w:ascii="Bookman Old Style" w:hAnsi="Bookman Old Style"/>
            <w:sz w:val="24"/>
            <w:szCs w:val="24"/>
          </w:rPr>
          <w:t xml:space="preserve">, </w:t>
        </w:r>
      </w:ins>
      <w:ins w:id="979" w:author="Javier Ebers" w:date="2016-05-02T02:51:00Z">
        <w:r>
          <w:rPr>
            <w:rFonts w:ascii="Bookman Old Style" w:hAnsi="Bookman Old Style"/>
            <w:sz w:val="24"/>
            <w:szCs w:val="24"/>
          </w:rPr>
          <w:t>ya que es un editor de texto bastante versátil al cual se le pueden instalar</w:t>
        </w:r>
      </w:ins>
      <w:ins w:id="980" w:author="Javier Ebers" w:date="2016-05-02T02:52:00Z">
        <w:r>
          <w:rPr>
            <w:rFonts w:ascii="Bookman Old Style" w:hAnsi="Bookman Old Style"/>
            <w:sz w:val="24"/>
            <w:szCs w:val="24"/>
          </w:rPr>
          <w:t xml:space="preserve"> una gran cantidad</w:t>
        </w:r>
      </w:ins>
      <w:ins w:id="981" w:author="Javier Ebers" w:date="2016-05-02T02:51:00Z">
        <w:r>
          <w:rPr>
            <w:rFonts w:ascii="Bookman Old Style" w:hAnsi="Bookman Old Style"/>
            <w:sz w:val="24"/>
            <w:szCs w:val="24"/>
          </w:rPr>
          <w:t xml:space="preserve"> plugins específicos </w:t>
        </w:r>
      </w:ins>
      <w:ins w:id="982" w:author="Javier Ebers" w:date="2016-05-02T02:52:00Z">
        <w:r>
          <w:rPr>
            <w:rFonts w:ascii="Bookman Old Style" w:hAnsi="Bookman Old Style"/>
            <w:sz w:val="24"/>
            <w:szCs w:val="24"/>
          </w:rPr>
          <w:t>que facilitan y aceleran el proceso de desarrollo.</w:t>
        </w:r>
      </w:ins>
    </w:p>
    <w:p w14:paraId="1408119C" w14:textId="134843D4" w:rsidR="0088354A" w:rsidRDefault="0088354A">
      <w:pPr>
        <w:jc w:val="both"/>
        <w:rPr>
          <w:ins w:id="983" w:author="Javier Ebers" w:date="2016-05-02T03:01:00Z"/>
        </w:rPr>
        <w:pPrChange w:id="984" w:author="Javier Ebers" w:date="2016-05-02T03:01:00Z">
          <w:pPr>
            <w:pStyle w:val="Ttulo2"/>
          </w:pPr>
        </w:pPrChange>
      </w:pPr>
      <w:ins w:id="985" w:author="Javier Ebers" w:date="2016-05-02T02:53:00Z">
        <w:r>
          <w:rPr>
            <w:rFonts w:ascii="Bookman Old Style" w:hAnsi="Bookman Old Style"/>
            <w:sz w:val="24"/>
            <w:szCs w:val="24"/>
          </w:rPr>
          <w:t>En cuanto al desarrollo en s</w:t>
        </w:r>
      </w:ins>
      <w:ins w:id="986" w:author="Javier Ebers" w:date="2016-05-02T02:54:00Z">
        <w:r>
          <w:rPr>
            <w:rFonts w:ascii="Bookman Old Style" w:hAnsi="Bookman Old Style"/>
            <w:sz w:val="24"/>
            <w:szCs w:val="24"/>
          </w:rPr>
          <w:t xml:space="preserve">í, para el backend se utilizará </w:t>
        </w:r>
      </w:ins>
      <w:customXmlInsRangeStart w:id="987" w:author="alumno" w:date="2016-05-02T18:33:00Z"/>
      <w:sdt>
        <w:sdtPr>
          <w:rPr>
            <w:rFonts w:ascii="Bookman Old Style" w:hAnsi="Bookman Old Style"/>
            <w:sz w:val="24"/>
            <w:szCs w:val="24"/>
          </w:rPr>
          <w:id w:val="-9460660"/>
          <w:citation/>
        </w:sdtPr>
        <w:sdtEndPr/>
        <w:sdtContent>
          <w:customXmlInsRangeEnd w:id="987"/>
          <w:ins w:id="988" w:author="alumno" w:date="2016-05-02T18:33:00Z">
            <w:r w:rsidR="008E08A6">
              <w:rPr>
                <w:rFonts w:ascii="Bookman Old Style" w:hAnsi="Bookman Old Style"/>
                <w:sz w:val="24"/>
                <w:szCs w:val="24"/>
              </w:rPr>
              <w:fldChar w:fldCharType="begin"/>
            </w:r>
            <w:r w:rsidR="008E08A6">
              <w:rPr>
                <w:rFonts w:ascii="Bookman Old Style" w:hAnsi="Bookman Old Style"/>
                <w:sz w:val="24"/>
                <w:szCs w:val="24"/>
                <w:lang w:val="es-ES"/>
              </w:rPr>
              <w:instrText xml:space="preserve"> CITATION Lar16 \l 3082 </w:instrText>
            </w:r>
          </w:ins>
          <w:r w:rsidR="008E08A6">
            <w:rPr>
              <w:rFonts w:ascii="Bookman Old Style" w:hAnsi="Bookman Old Style"/>
              <w:sz w:val="24"/>
              <w:szCs w:val="24"/>
            </w:rPr>
            <w:fldChar w:fldCharType="separate"/>
          </w:r>
          <w:r w:rsidR="00FE3FF5" w:rsidRPr="00FE3FF5">
            <w:rPr>
              <w:rFonts w:ascii="Bookman Old Style" w:hAnsi="Bookman Old Style"/>
              <w:noProof/>
              <w:sz w:val="24"/>
              <w:szCs w:val="24"/>
              <w:lang w:val="es-ES"/>
            </w:rPr>
            <w:t>(Laravel, 2016)</w:t>
          </w:r>
          <w:ins w:id="989" w:author="alumno" w:date="2016-05-02T18:33:00Z">
            <w:r w:rsidR="008E08A6">
              <w:rPr>
                <w:rFonts w:ascii="Bookman Old Style" w:hAnsi="Bookman Old Style"/>
                <w:sz w:val="24"/>
                <w:szCs w:val="24"/>
              </w:rPr>
              <w:fldChar w:fldCharType="end"/>
            </w:r>
          </w:ins>
          <w:customXmlInsRangeStart w:id="990" w:author="alumno" w:date="2016-05-02T18:33:00Z"/>
        </w:sdtContent>
      </w:sdt>
      <w:customXmlInsRangeEnd w:id="990"/>
      <w:ins w:id="991" w:author="Javier Ebers" w:date="2016-05-02T02:54:00Z">
        <w:del w:id="992" w:author="alumno" w:date="2016-05-02T18:33:00Z">
          <w:r w:rsidDel="008E08A6">
            <w:rPr>
              <w:rFonts w:ascii="Bookman Old Style" w:hAnsi="Bookman Old Style"/>
              <w:sz w:val="24"/>
              <w:szCs w:val="24"/>
            </w:rPr>
            <w:delText>Laravel</w:delText>
          </w:r>
        </w:del>
        <w:r>
          <w:rPr>
            <w:rFonts w:ascii="Bookman Old Style" w:hAnsi="Bookman Old Style"/>
            <w:sz w:val="24"/>
            <w:szCs w:val="24"/>
          </w:rPr>
          <w:t xml:space="preserve"> en su versión 5.1LTS</w:t>
        </w:r>
      </w:ins>
      <w:ins w:id="993" w:author="Javier Ebers" w:date="2016-05-02T02:55:00Z">
        <w:r>
          <w:rPr>
            <w:rFonts w:ascii="Bookman Old Style" w:hAnsi="Bookman Old Style"/>
            <w:sz w:val="24"/>
            <w:szCs w:val="24"/>
          </w:rPr>
          <w:t xml:space="preserve">, un framework </w:t>
        </w:r>
      </w:ins>
      <w:r w:rsidR="00E1254A">
        <w:rPr>
          <w:rFonts w:ascii="Bookman Old Style" w:hAnsi="Bookman Old Style"/>
          <w:sz w:val="24"/>
          <w:szCs w:val="24"/>
        </w:rPr>
        <w:t xml:space="preserve">PHP(versión </w:t>
      </w:r>
      <w:r w:rsidR="00E1254A" w:rsidRPr="00E1254A">
        <w:rPr>
          <w:rFonts w:ascii="Bookman Old Style" w:hAnsi="Bookman Old Style"/>
          <w:sz w:val="24"/>
          <w:szCs w:val="24"/>
        </w:rPr>
        <w:t>5.5.9</w:t>
      </w:r>
      <w:r w:rsidR="00E1254A">
        <w:rPr>
          <w:rFonts w:ascii="Bookman Old Style" w:hAnsi="Bookman Old Style"/>
          <w:sz w:val="24"/>
          <w:szCs w:val="24"/>
        </w:rPr>
        <w:t>)</w:t>
      </w:r>
      <w:ins w:id="994" w:author="Javier Ebers" w:date="2016-05-02T02:55:00Z">
        <w:r>
          <w:rPr>
            <w:rFonts w:ascii="Bookman Old Style" w:hAnsi="Bookman Old Style"/>
            <w:sz w:val="24"/>
            <w:szCs w:val="24"/>
          </w:rPr>
          <w:t xml:space="preserve"> </w:t>
        </w:r>
      </w:ins>
      <w:ins w:id="995" w:author="Javier Ebers" w:date="2016-05-02T03:00:00Z">
        <w:r>
          <w:rPr>
            <w:rFonts w:ascii="Bookman Old Style" w:hAnsi="Bookman Old Style"/>
            <w:sz w:val="24"/>
            <w:szCs w:val="24"/>
          </w:rPr>
          <w:t xml:space="preserve">de código libre, </w:t>
        </w:r>
      </w:ins>
      <w:ins w:id="996" w:author="Javier Ebers" w:date="2016-05-02T02:55:00Z">
        <w:r>
          <w:rPr>
            <w:rFonts w:ascii="Bookman Old Style" w:hAnsi="Bookman Old Style"/>
            <w:sz w:val="24"/>
            <w:szCs w:val="24"/>
          </w:rPr>
          <w:t xml:space="preserve">que trabaja basándose en una arquitectura modelo, vista, controlador, </w:t>
        </w:r>
      </w:ins>
      <w:ins w:id="997" w:author="Javier Ebers" w:date="2016-05-02T02:56:00Z">
        <w:r>
          <w:rPr>
            <w:rFonts w:ascii="Bookman Old Style" w:hAnsi="Bookman Old Style"/>
            <w:sz w:val="24"/>
            <w:szCs w:val="24"/>
          </w:rPr>
          <w:t xml:space="preserve">lo que facilita el trabajo ordenado del </w:t>
        </w:r>
      </w:ins>
      <w:ins w:id="998" w:author="Javier Ebers" w:date="2016-05-02T02:58:00Z">
        <w:r>
          <w:rPr>
            <w:rFonts w:ascii="Bookman Old Style" w:hAnsi="Bookman Old Style"/>
            <w:sz w:val="24"/>
            <w:szCs w:val="24"/>
          </w:rPr>
          <w:t>código, y</w:t>
        </w:r>
      </w:ins>
      <w:ins w:id="999" w:author="Javier Ebers" w:date="2016-05-02T02:56:00Z">
        <w:r>
          <w:rPr>
            <w:rFonts w:ascii="Bookman Old Style" w:hAnsi="Bookman Old Style"/>
            <w:sz w:val="24"/>
            <w:szCs w:val="24"/>
          </w:rPr>
          <w:t xml:space="preserve"> con ello su posterior prueba y mantención.</w:t>
        </w:r>
      </w:ins>
      <w:ins w:id="1000" w:author="Javier Ebers" w:date="2016-05-02T02:57:00Z">
        <w:r>
          <w:rPr>
            <w:rFonts w:ascii="Bookman Old Style" w:hAnsi="Bookman Old Style"/>
            <w:sz w:val="24"/>
            <w:szCs w:val="24"/>
          </w:rPr>
          <w:t xml:space="preserve"> De las ventajas que presenta este framework con respecto a otros, es que</w:t>
        </w:r>
      </w:ins>
      <w:ins w:id="1001" w:author="Javier Ebers" w:date="2016-05-02T02:58:00Z">
        <w:r>
          <w:rPr>
            <w:rFonts w:ascii="Bookman Old Style" w:hAnsi="Bookman Old Style"/>
            <w:sz w:val="24"/>
            <w:szCs w:val="24"/>
          </w:rPr>
          <w:t xml:space="preserve"> </w:t>
        </w:r>
      </w:ins>
      <w:ins w:id="1002" w:author="Javier Ebers" w:date="2016-05-02T02:56:00Z">
        <w:r>
          <w:rPr>
            <w:rFonts w:ascii="Bookman Old Style" w:hAnsi="Bookman Old Style"/>
            <w:sz w:val="24"/>
            <w:szCs w:val="24"/>
          </w:rPr>
          <w:t xml:space="preserve">cuentan </w:t>
        </w:r>
        <w:r w:rsidR="004D0BBA">
          <w:rPr>
            <w:rFonts w:ascii="Bookman Old Style" w:hAnsi="Bookman Old Style"/>
            <w:sz w:val="24"/>
            <w:szCs w:val="24"/>
          </w:rPr>
          <w:t>con un lenguaje</w:t>
        </w:r>
      </w:ins>
      <w:r w:rsidR="00E1254A">
        <w:rPr>
          <w:rFonts w:ascii="Bookman Old Style" w:hAnsi="Bookman Old Style"/>
          <w:sz w:val="24"/>
          <w:szCs w:val="24"/>
        </w:rPr>
        <w:t xml:space="preserve"> de etiquetado</w:t>
      </w:r>
      <w:ins w:id="1003" w:author="Javier Ebers" w:date="2016-05-02T02:56:00Z">
        <w:r w:rsidR="004D0BBA">
          <w:rPr>
            <w:rFonts w:ascii="Bookman Old Style" w:hAnsi="Bookman Old Style"/>
            <w:sz w:val="24"/>
            <w:szCs w:val="24"/>
          </w:rPr>
          <w:t xml:space="preserve"> propio llamado B</w:t>
        </w:r>
        <w:r>
          <w:rPr>
            <w:rFonts w:ascii="Bookman Old Style" w:hAnsi="Bookman Old Style"/>
            <w:sz w:val="24"/>
            <w:szCs w:val="24"/>
          </w:rPr>
          <w:t xml:space="preserve">lade, el cual permite la </w:t>
        </w:r>
      </w:ins>
      <w:ins w:id="1004" w:author="Javier Ebers" w:date="2016-05-02T02:57:00Z">
        <w:r>
          <w:rPr>
            <w:rFonts w:ascii="Bookman Old Style" w:hAnsi="Bookman Old Style"/>
            <w:sz w:val="24"/>
            <w:szCs w:val="24"/>
          </w:rPr>
          <w:t>creación</w:t>
        </w:r>
      </w:ins>
      <w:ins w:id="1005" w:author="Javier Ebers" w:date="2016-05-02T02:56:00Z">
        <w:r>
          <w:rPr>
            <w:rFonts w:ascii="Bookman Old Style" w:hAnsi="Bookman Old Style"/>
            <w:sz w:val="24"/>
            <w:szCs w:val="24"/>
          </w:rPr>
          <w:t xml:space="preserve"> </w:t>
        </w:r>
      </w:ins>
      <w:ins w:id="1006" w:author="Javier Ebers" w:date="2016-05-02T02:57:00Z">
        <w:r>
          <w:rPr>
            <w:rFonts w:ascii="Bookman Old Style" w:hAnsi="Bookman Old Style"/>
            <w:sz w:val="24"/>
            <w:szCs w:val="24"/>
          </w:rPr>
          <w:t>de plantillas reutilizables y heredables para</w:t>
        </w:r>
      </w:ins>
      <w:r w:rsidR="00E1254A">
        <w:rPr>
          <w:rFonts w:ascii="Bookman Old Style" w:hAnsi="Bookman Old Style"/>
          <w:sz w:val="24"/>
          <w:szCs w:val="24"/>
        </w:rPr>
        <w:t xml:space="preserve"> facilitar</w:t>
      </w:r>
      <w:ins w:id="1007" w:author="Javier Ebers" w:date="2016-05-02T02:57:00Z">
        <w:r>
          <w:rPr>
            <w:rFonts w:ascii="Bookman Old Style" w:hAnsi="Bookman Old Style"/>
            <w:sz w:val="24"/>
            <w:szCs w:val="24"/>
          </w:rPr>
          <w:t xml:space="preserve"> la generación de la maquetación</w:t>
        </w:r>
      </w:ins>
      <w:ins w:id="1008" w:author="Javier Ebers" w:date="2016-05-02T02:58:00Z">
        <w:r>
          <w:rPr>
            <w:rFonts w:ascii="Bookman Old Style" w:hAnsi="Bookman Old Style"/>
            <w:sz w:val="24"/>
            <w:szCs w:val="24"/>
          </w:rPr>
          <w:t xml:space="preserve"> de las vistas</w:t>
        </w:r>
      </w:ins>
      <w:ins w:id="1009" w:author="Javier Ebers" w:date="2016-05-02T02:57:00Z">
        <w:r>
          <w:rPr>
            <w:rFonts w:ascii="Bookman Old Style" w:hAnsi="Bookman Old Style"/>
            <w:sz w:val="24"/>
            <w:szCs w:val="24"/>
          </w:rPr>
          <w:t xml:space="preserve"> HTML del proyecto</w:t>
        </w:r>
      </w:ins>
      <w:ins w:id="1010" w:author="Javier Ebers" w:date="2016-05-02T02:58:00Z">
        <w:r>
          <w:rPr>
            <w:rFonts w:ascii="Bookman Old Style" w:hAnsi="Bookman Old Style"/>
            <w:sz w:val="24"/>
            <w:szCs w:val="24"/>
          </w:rPr>
          <w:t>. Además, cuenta con un sistema para el manejo de bases de datos llamado Eloquent, el cual facilita la comunicaci</w:t>
        </w:r>
      </w:ins>
      <w:ins w:id="1011" w:author="Javier Ebers" w:date="2016-05-02T02:59:00Z">
        <w:r>
          <w:rPr>
            <w:rFonts w:ascii="Bookman Old Style" w:hAnsi="Bookman Old Style"/>
            <w:sz w:val="24"/>
            <w:szCs w:val="24"/>
          </w:rPr>
          <w:t>ón, creación de consultas, migraciones de datos y trabajo con distintas bases de datos según se requiera.</w:t>
        </w:r>
      </w:ins>
      <w:ins w:id="1012" w:author="Javier Ebers" w:date="2016-05-02T03:02:00Z">
        <w:r>
          <w:rPr>
            <w:rFonts w:ascii="Bookman Old Style" w:hAnsi="Bookman Old Style"/>
            <w:sz w:val="24"/>
            <w:szCs w:val="24"/>
          </w:rPr>
          <w:t xml:space="preserve"> Otro aspecto relevante es que cuenta con un set de herramientas integradas por defecto </w:t>
        </w:r>
      </w:ins>
      <w:ins w:id="1013" w:author="Javier Ebers" w:date="2016-05-02T03:03:00Z">
        <w:r>
          <w:rPr>
            <w:rFonts w:ascii="Bookman Old Style" w:hAnsi="Bookman Old Style"/>
            <w:sz w:val="24"/>
            <w:szCs w:val="24"/>
          </w:rPr>
          <w:t>encargad</w:t>
        </w:r>
        <w:r w:rsidR="00F07126">
          <w:rPr>
            <w:rFonts w:ascii="Bookman Old Style" w:hAnsi="Bookman Old Style"/>
            <w:sz w:val="24"/>
            <w:szCs w:val="24"/>
          </w:rPr>
          <w:t>as de la seguridad del sistema, como por ejemplo para defender de ataques de inyecci</w:t>
        </w:r>
      </w:ins>
      <w:ins w:id="1014" w:author="Javier Ebers" w:date="2016-05-02T03:04:00Z">
        <w:r w:rsidR="00F07126">
          <w:rPr>
            <w:rFonts w:ascii="Bookman Old Style" w:hAnsi="Bookman Old Style"/>
            <w:sz w:val="24"/>
            <w:szCs w:val="24"/>
          </w:rPr>
          <w:t>ón SQL.</w:t>
        </w:r>
      </w:ins>
    </w:p>
    <w:p w14:paraId="564B8EDF" w14:textId="32F41B22" w:rsidR="0088354A" w:rsidRDefault="0088354A">
      <w:pPr>
        <w:jc w:val="both"/>
        <w:rPr>
          <w:ins w:id="1015" w:author="Javier Ebers" w:date="2016-05-02T03:12:00Z"/>
        </w:rPr>
        <w:pPrChange w:id="1016" w:author="Javier Ebers" w:date="2016-05-02T03:01:00Z">
          <w:pPr>
            <w:pStyle w:val="Ttulo2"/>
          </w:pPr>
        </w:pPrChange>
      </w:pPr>
      <w:ins w:id="1017" w:author="Javier Ebers" w:date="2016-05-02T03:01:00Z">
        <w:r>
          <w:rPr>
            <w:rFonts w:ascii="Bookman Old Style" w:hAnsi="Bookman Old Style"/>
            <w:sz w:val="24"/>
            <w:szCs w:val="24"/>
          </w:rPr>
          <w:t>En la base de datos, se utilizar</w:t>
        </w:r>
        <w:r w:rsidR="00F07126">
          <w:rPr>
            <w:rFonts w:ascii="Bookman Old Style" w:hAnsi="Bookman Old Style"/>
            <w:sz w:val="24"/>
            <w:szCs w:val="24"/>
          </w:rPr>
          <w:t xml:space="preserve">á </w:t>
        </w:r>
      </w:ins>
      <w:r w:rsidR="00E1254A">
        <w:rPr>
          <w:rFonts w:ascii="Bookman Old Style" w:hAnsi="Bookman Old Style"/>
          <w:sz w:val="24"/>
          <w:szCs w:val="24"/>
        </w:rPr>
        <w:t>M</w:t>
      </w:r>
      <w:ins w:id="1018" w:author="Javier Ebers" w:date="2016-05-02T03:01:00Z">
        <w:r>
          <w:rPr>
            <w:rFonts w:ascii="Bookman Old Style" w:hAnsi="Bookman Old Style"/>
            <w:sz w:val="24"/>
            <w:szCs w:val="24"/>
          </w:rPr>
          <w:t>ySQL</w:t>
        </w:r>
      </w:ins>
      <w:r w:rsidR="00E1254A">
        <w:rPr>
          <w:rFonts w:ascii="Bookman Old Style" w:hAnsi="Bookman Old Style"/>
          <w:sz w:val="24"/>
          <w:szCs w:val="24"/>
        </w:rPr>
        <w:t xml:space="preserve"> (versión </w:t>
      </w:r>
      <w:r w:rsidR="00E1254A" w:rsidRPr="00E1254A">
        <w:rPr>
          <w:rFonts w:ascii="Bookman Old Style" w:hAnsi="Bookman Old Style"/>
          <w:sz w:val="24"/>
          <w:szCs w:val="24"/>
        </w:rPr>
        <w:t>5.6</w:t>
      </w:r>
      <w:r w:rsidR="00E1254A">
        <w:rPr>
          <w:rFonts w:ascii="Bookman Old Style" w:hAnsi="Bookman Old Style"/>
          <w:sz w:val="24"/>
          <w:szCs w:val="24"/>
        </w:rPr>
        <w:t>)</w:t>
      </w:r>
      <w:sdt>
        <w:sdtPr>
          <w:rPr>
            <w:rFonts w:ascii="Bookman Old Style" w:hAnsi="Bookman Old Style"/>
            <w:sz w:val="24"/>
            <w:szCs w:val="24"/>
          </w:rPr>
          <w:id w:val="-190461798"/>
          <w:citation/>
        </w:sdtPr>
        <w:sdtEndPr/>
        <w:sdtContent>
          <w:r w:rsidR="00E1254A">
            <w:rPr>
              <w:rFonts w:ascii="Bookman Old Style" w:hAnsi="Bookman Old Style"/>
              <w:sz w:val="24"/>
              <w:szCs w:val="24"/>
            </w:rPr>
            <w:fldChar w:fldCharType="begin"/>
          </w:r>
          <w:r w:rsidR="00E1254A">
            <w:rPr>
              <w:rFonts w:ascii="Bookman Old Style" w:hAnsi="Bookman Old Style"/>
              <w:sz w:val="24"/>
              <w:szCs w:val="24"/>
            </w:rPr>
            <w:instrText xml:space="preserve"> CITATION MyS \l 13322 </w:instrText>
          </w:r>
          <w:r w:rsidR="00E1254A">
            <w:rPr>
              <w:rFonts w:ascii="Bookman Old Style" w:hAnsi="Bookman Old Style"/>
              <w:sz w:val="24"/>
              <w:szCs w:val="24"/>
            </w:rPr>
            <w:fldChar w:fldCharType="separate"/>
          </w:r>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(MySQL, Oracle, s.f.)</w:t>
          </w:r>
          <w:r w:rsidR="00E1254A">
            <w:rPr>
              <w:rFonts w:ascii="Bookman Old Style" w:hAnsi="Bookman Old Style"/>
              <w:sz w:val="24"/>
              <w:szCs w:val="24"/>
            </w:rPr>
            <w:fldChar w:fldCharType="end"/>
          </w:r>
        </w:sdtContent>
      </w:sdt>
      <w:ins w:id="1019" w:author="Javier Ebers" w:date="2016-05-02T03:01:00Z">
        <w:r>
          <w:rPr>
            <w:rFonts w:ascii="Bookman Old Style" w:hAnsi="Bookman Old Style"/>
            <w:sz w:val="24"/>
            <w:szCs w:val="24"/>
          </w:rPr>
          <w:t>,</w:t>
        </w:r>
      </w:ins>
      <w:ins w:id="1020" w:author="Javier Ebers" w:date="2016-05-02T03:05:00Z">
        <w:r w:rsidR="00F07126">
          <w:rPr>
            <w:rFonts w:ascii="Bookman Old Style" w:hAnsi="Bookman Old Style"/>
            <w:sz w:val="24"/>
            <w:szCs w:val="24"/>
          </w:rPr>
          <w:t xml:space="preserve"> un motor de base de datos relacional</w:t>
        </w:r>
      </w:ins>
      <w:ins w:id="1021" w:author="Javier Ebers" w:date="2016-05-05T00:26:00Z">
        <w:r w:rsidR="00EE1286">
          <w:rPr>
            <w:rFonts w:ascii="Bookman Old Style" w:hAnsi="Bookman Old Style"/>
            <w:sz w:val="24"/>
            <w:szCs w:val="24"/>
          </w:rPr>
          <w:t xml:space="preserve"> de </w:t>
        </w:r>
      </w:ins>
      <w:ins w:id="1022" w:author="Javier Ebers" w:date="2016-05-05T00:27:00Z">
        <w:r w:rsidR="00EE1286">
          <w:rPr>
            <w:rFonts w:ascii="Bookman Old Style" w:hAnsi="Bookman Old Style"/>
            <w:sz w:val="24"/>
            <w:szCs w:val="24"/>
          </w:rPr>
          <w:t>código</w:t>
        </w:r>
      </w:ins>
      <w:ins w:id="1023" w:author="Javier Ebers" w:date="2016-05-05T00:26:00Z">
        <w:r w:rsidR="00EE1286">
          <w:rPr>
            <w:rFonts w:ascii="Bookman Old Style" w:hAnsi="Bookman Old Style"/>
            <w:sz w:val="24"/>
            <w:szCs w:val="24"/>
          </w:rPr>
          <w:t xml:space="preserve"> </w:t>
        </w:r>
      </w:ins>
      <w:ins w:id="1024" w:author="Javier Ebers" w:date="2016-05-05T00:27:00Z">
        <w:r w:rsidR="00EE1286">
          <w:rPr>
            <w:rFonts w:ascii="Bookman Old Style" w:hAnsi="Bookman Old Style"/>
            <w:sz w:val="24"/>
            <w:szCs w:val="24"/>
          </w:rPr>
          <w:t>abierto</w:t>
        </w:r>
      </w:ins>
      <w:ins w:id="1025" w:author="Javier Ebers" w:date="2016-05-02T03:05:00Z">
        <w:r w:rsidR="00F07126">
          <w:rPr>
            <w:rFonts w:ascii="Bookman Old Style" w:hAnsi="Bookman Old Style"/>
            <w:sz w:val="24"/>
            <w:szCs w:val="24"/>
          </w:rPr>
          <w:t>,</w:t>
        </w:r>
      </w:ins>
      <w:ins w:id="1026" w:author="Javier Ebers" w:date="2016-05-02T03:01:00Z">
        <w:r>
          <w:rPr>
            <w:rFonts w:ascii="Bookman Old Style" w:hAnsi="Bookman Old Style"/>
            <w:sz w:val="24"/>
            <w:szCs w:val="24"/>
          </w:rPr>
          <w:t xml:space="preserve"> el cual es compatible con </w:t>
        </w:r>
      </w:ins>
      <w:r w:rsidR="00E1254A">
        <w:rPr>
          <w:rFonts w:ascii="Bookman Old Style" w:hAnsi="Bookman Old Style"/>
          <w:sz w:val="24"/>
          <w:szCs w:val="24"/>
        </w:rPr>
        <w:t>PHP</w:t>
      </w:r>
      <w:ins w:id="1027" w:author="Javier Ebers" w:date="2016-05-02T03:01:00Z">
        <w:r>
          <w:rPr>
            <w:rFonts w:ascii="Bookman Old Style" w:hAnsi="Bookman Old Style"/>
            <w:sz w:val="24"/>
            <w:szCs w:val="24"/>
          </w:rPr>
          <w:t xml:space="preserve"> y </w:t>
        </w:r>
      </w:ins>
      <w:ins w:id="1028" w:author="alumno" w:date="2016-05-02T18:32:00Z">
        <w:r w:rsidR="008E08A6">
          <w:rPr>
            <w:rFonts w:ascii="Bookman Old Style" w:hAnsi="Bookman Old Style"/>
            <w:sz w:val="24"/>
            <w:szCs w:val="24"/>
          </w:rPr>
          <w:t>L</w:t>
        </w:r>
      </w:ins>
      <w:ins w:id="1029" w:author="Javier Ebers" w:date="2016-05-02T03:01:00Z">
        <w:del w:id="1030" w:author="alumno" w:date="2016-05-02T18:32:00Z">
          <w:r w:rsidDel="008E08A6">
            <w:rPr>
              <w:rFonts w:ascii="Bookman Old Style" w:hAnsi="Bookman Old Style"/>
              <w:sz w:val="24"/>
              <w:szCs w:val="24"/>
            </w:rPr>
            <w:delText>l</w:delText>
          </w:r>
        </w:del>
      </w:ins>
      <w:r w:rsidR="00E1254A">
        <w:rPr>
          <w:rFonts w:ascii="Bookman Old Style" w:hAnsi="Bookman Old Style"/>
          <w:sz w:val="24"/>
          <w:szCs w:val="24"/>
        </w:rPr>
        <w:t>a</w:t>
      </w:r>
      <w:ins w:id="1031" w:author="Javier Ebers" w:date="2016-05-02T03:01:00Z">
        <w:r>
          <w:rPr>
            <w:rFonts w:ascii="Bookman Old Style" w:hAnsi="Bookman Old Style"/>
            <w:sz w:val="24"/>
            <w:szCs w:val="24"/>
          </w:rPr>
          <w:t>ravel y tambi</w:t>
        </w:r>
      </w:ins>
      <w:ins w:id="1032" w:author="Javier Ebers" w:date="2016-05-02T03:02:00Z">
        <w:r>
          <w:rPr>
            <w:rFonts w:ascii="Bookman Old Style" w:hAnsi="Bookman Old Style"/>
            <w:sz w:val="24"/>
            <w:szCs w:val="24"/>
          </w:rPr>
          <w:t>én es de carácter gratuito.</w:t>
        </w:r>
      </w:ins>
    </w:p>
    <w:p w14:paraId="59D7ED35" w14:textId="28D792BD" w:rsidR="00F07126" w:rsidRDefault="00F07126">
      <w:pPr>
        <w:jc w:val="both"/>
        <w:rPr>
          <w:ins w:id="1033" w:author="Javier Ebers" w:date="2016-05-02T03:11:00Z"/>
        </w:rPr>
        <w:pPrChange w:id="1034" w:author="Javier Ebers" w:date="2016-05-02T03:01:00Z">
          <w:pPr>
            <w:pStyle w:val="Ttulo2"/>
          </w:pPr>
        </w:pPrChange>
      </w:pPr>
      <w:ins w:id="1035" w:author="Javier Ebers" w:date="2016-05-02T03:13:00Z">
        <w:r>
          <w:rPr>
            <w:rFonts w:ascii="Bookman Old Style" w:hAnsi="Bookman Old Style"/>
            <w:sz w:val="24"/>
            <w:szCs w:val="24"/>
          </w:rPr>
          <w:t>Para el desarrollo del frontend y todo lo relacionado con la interactividad del usuario, se utilizarán las tecnologías web clásicas que presentan un mayor nivel de compatibilidad entre los distintos navegadores, las cuales son</w:t>
        </w:r>
      </w:ins>
      <w:ins w:id="1036" w:author="Javier Ebers" w:date="2016-05-02T03:15:00Z">
        <w:r w:rsidR="004D0BBA">
          <w:rPr>
            <w:rFonts w:ascii="Bookman Old Style" w:hAnsi="Bookman Old Style"/>
            <w:sz w:val="24"/>
            <w:szCs w:val="24"/>
          </w:rPr>
          <w:t xml:space="preserve"> HTML5 para la maquetación de las vistas, CSS3 para entregar el estilo a las vistas y Javascript como lenguaje de programación que permitirá la interactividad en tiempo real y la </w:t>
        </w:r>
      </w:ins>
      <w:ins w:id="1037" w:author="Javier Ebers" w:date="2016-05-02T03:16:00Z">
        <w:r w:rsidR="004D0BBA">
          <w:rPr>
            <w:rFonts w:ascii="Bookman Old Style" w:hAnsi="Bookman Old Style"/>
            <w:sz w:val="24"/>
            <w:szCs w:val="24"/>
          </w:rPr>
          <w:t>conexión</w:t>
        </w:r>
      </w:ins>
      <w:ins w:id="1038" w:author="Javier Ebers" w:date="2016-05-02T03:15:00Z">
        <w:r w:rsidR="004D0BBA">
          <w:rPr>
            <w:rFonts w:ascii="Bookman Old Style" w:hAnsi="Bookman Old Style"/>
            <w:sz w:val="24"/>
            <w:szCs w:val="24"/>
          </w:rPr>
          <w:t xml:space="preserve"> as</w:t>
        </w:r>
      </w:ins>
      <w:ins w:id="1039" w:author="Javier Ebers" w:date="2016-05-02T03:16:00Z">
        <w:r w:rsidR="004D0BBA">
          <w:rPr>
            <w:rFonts w:ascii="Bookman Old Style" w:hAnsi="Bookman Old Style"/>
            <w:sz w:val="24"/>
            <w:szCs w:val="24"/>
          </w:rPr>
          <w:t>íncrona con el servidor</w:t>
        </w:r>
      </w:ins>
      <w:ins w:id="1040" w:author="Javier Ebers" w:date="2016-05-02T03:15:00Z">
        <w:r w:rsidR="004D0BBA">
          <w:rPr>
            <w:rFonts w:ascii="Bookman Old Style" w:hAnsi="Bookman Old Style"/>
            <w:sz w:val="24"/>
            <w:szCs w:val="24"/>
          </w:rPr>
          <w:t>.</w:t>
        </w:r>
      </w:ins>
      <w:ins w:id="1041" w:author="Javier Ebers" w:date="2016-05-02T03:16:00Z">
        <w:r w:rsidR="004D0BBA">
          <w:rPr>
            <w:rFonts w:ascii="Bookman Old Style" w:hAnsi="Bookman Old Style"/>
            <w:sz w:val="24"/>
            <w:szCs w:val="24"/>
          </w:rPr>
          <w:t xml:space="preserve"> Para facilitar este desarrollo se utilizará la librería </w:t>
        </w:r>
      </w:ins>
      <w:customXmlInsRangeStart w:id="1042" w:author="alumno" w:date="2016-05-02T18:34:00Z"/>
      <w:sdt>
        <w:sdtPr>
          <w:rPr>
            <w:rFonts w:ascii="Bookman Old Style" w:hAnsi="Bookman Old Style"/>
            <w:sz w:val="24"/>
            <w:szCs w:val="24"/>
          </w:rPr>
          <w:id w:val="-1561168730"/>
          <w:citation/>
        </w:sdtPr>
        <w:sdtEndPr/>
        <w:sdtContent>
          <w:customXmlInsRangeEnd w:id="1042"/>
          <w:ins w:id="1043" w:author="alumno" w:date="2016-05-02T18:34:00Z">
            <w:r w:rsidR="008E08A6">
              <w:rPr>
                <w:rFonts w:ascii="Bookman Old Style" w:hAnsi="Bookman Old Style"/>
                <w:sz w:val="24"/>
                <w:szCs w:val="24"/>
              </w:rPr>
              <w:fldChar w:fldCharType="begin"/>
            </w:r>
            <w:r w:rsidR="008E08A6">
              <w:rPr>
                <w:rFonts w:ascii="Bookman Old Style" w:hAnsi="Bookman Old Style"/>
                <w:sz w:val="24"/>
                <w:szCs w:val="24"/>
                <w:lang w:val="es-ES"/>
              </w:rPr>
              <w:instrText xml:space="preserve"> CITATION Bac16 \l 3082 </w:instrText>
            </w:r>
          </w:ins>
          <w:r w:rsidR="008E08A6">
            <w:rPr>
              <w:rFonts w:ascii="Bookman Old Style" w:hAnsi="Bookman Old Style"/>
              <w:sz w:val="24"/>
              <w:szCs w:val="24"/>
            </w:rPr>
            <w:fldChar w:fldCharType="separate"/>
          </w:r>
          <w:r w:rsidR="00FE3FF5" w:rsidRPr="00FE3FF5">
            <w:rPr>
              <w:rFonts w:ascii="Bookman Old Style" w:hAnsi="Bookman Old Style"/>
              <w:noProof/>
              <w:sz w:val="24"/>
              <w:szCs w:val="24"/>
              <w:lang w:val="es-ES"/>
            </w:rPr>
            <w:t>(BackboneJS, 2016)</w:t>
          </w:r>
          <w:ins w:id="1044" w:author="alumno" w:date="2016-05-02T18:34:00Z">
            <w:r w:rsidR="008E08A6">
              <w:rPr>
                <w:rFonts w:ascii="Bookman Old Style" w:hAnsi="Bookman Old Style"/>
                <w:sz w:val="24"/>
                <w:szCs w:val="24"/>
              </w:rPr>
              <w:fldChar w:fldCharType="end"/>
            </w:r>
          </w:ins>
          <w:customXmlInsRangeStart w:id="1045" w:author="alumno" w:date="2016-05-02T18:34:00Z"/>
        </w:sdtContent>
      </w:sdt>
      <w:customXmlInsRangeEnd w:id="1045"/>
      <w:r w:rsidR="002C78E9">
        <w:rPr>
          <w:rFonts w:ascii="Bookman Old Style" w:hAnsi="Bookman Old Style"/>
          <w:sz w:val="24"/>
          <w:szCs w:val="24"/>
        </w:rPr>
        <w:t xml:space="preserve"> y la integración del proyecto Blockly de Google</w:t>
      </w:r>
      <w:sdt>
        <w:sdtPr>
          <w:rPr>
            <w:rFonts w:ascii="Bookman Old Style" w:hAnsi="Bookman Old Style"/>
            <w:sz w:val="24"/>
            <w:szCs w:val="24"/>
          </w:rPr>
          <w:id w:val="-1826966354"/>
          <w:citation/>
        </w:sdtPr>
        <w:sdtEndPr/>
        <w:sdtContent>
          <w:r w:rsidR="002C78E9">
            <w:rPr>
              <w:rFonts w:ascii="Bookman Old Style" w:hAnsi="Bookman Old Style"/>
              <w:sz w:val="24"/>
              <w:szCs w:val="24"/>
            </w:rPr>
            <w:fldChar w:fldCharType="begin"/>
          </w:r>
          <w:r w:rsidR="002C78E9">
            <w:rPr>
              <w:rFonts w:ascii="Bookman Old Style" w:hAnsi="Bookman Old Style"/>
              <w:sz w:val="24"/>
              <w:szCs w:val="24"/>
            </w:rPr>
            <w:instrText xml:space="preserve"> CITATION Goo15 \l 13322 </w:instrText>
          </w:r>
          <w:r w:rsidR="002C78E9">
            <w:rPr>
              <w:rFonts w:ascii="Bookman Old Style" w:hAnsi="Bookman Old Style"/>
              <w:sz w:val="24"/>
              <w:szCs w:val="24"/>
            </w:rPr>
            <w:fldChar w:fldCharType="separate"/>
          </w:r>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(Google, 2015)</w:t>
          </w:r>
          <w:r w:rsidR="002C78E9">
            <w:rPr>
              <w:rFonts w:ascii="Bookman Old Style" w:hAnsi="Bookman Old Style"/>
              <w:sz w:val="24"/>
              <w:szCs w:val="24"/>
            </w:rPr>
            <w:fldChar w:fldCharType="end"/>
          </w:r>
        </w:sdtContent>
      </w:sdt>
      <w:r w:rsidR="002C78E9">
        <w:rPr>
          <w:rFonts w:ascii="Bookman Old Style" w:hAnsi="Bookman Old Style"/>
          <w:sz w:val="24"/>
          <w:szCs w:val="24"/>
        </w:rPr>
        <w:t xml:space="preserve"> que otorga la interfaz para desarrollar código haciendo uso de bloques</w:t>
      </w:r>
      <w:ins w:id="1046" w:author="Javier Ebers" w:date="2016-05-02T03:16:00Z">
        <w:del w:id="1047" w:author="alumno" w:date="2016-05-02T18:34:00Z">
          <w:r w:rsidR="004D0BBA" w:rsidDel="008E08A6">
            <w:rPr>
              <w:rFonts w:ascii="Bookman Old Style" w:hAnsi="Bookman Old Style"/>
              <w:sz w:val="24"/>
              <w:szCs w:val="24"/>
            </w:rPr>
            <w:delText>BackboneJS</w:delText>
          </w:r>
        </w:del>
        <w:r w:rsidR="004D0BBA">
          <w:rPr>
            <w:rFonts w:ascii="Bookman Old Style" w:hAnsi="Bookman Old Style"/>
            <w:sz w:val="24"/>
            <w:szCs w:val="24"/>
          </w:rPr>
          <w:t>.</w:t>
        </w:r>
      </w:ins>
      <w:ins w:id="1048" w:author="Javier Ebers" w:date="2016-05-02T03:15:00Z">
        <w:r w:rsidR="004D0BBA">
          <w:rPr>
            <w:rFonts w:ascii="Bookman Old Style" w:hAnsi="Bookman Old Style"/>
            <w:sz w:val="24"/>
            <w:szCs w:val="24"/>
          </w:rPr>
          <w:t xml:space="preserve"> </w:t>
        </w:r>
      </w:ins>
    </w:p>
    <w:p w14:paraId="31626BB8" w14:textId="0C6C099D" w:rsidR="00F07126" w:rsidRDefault="00F07126">
      <w:pPr>
        <w:jc w:val="both"/>
        <w:rPr>
          <w:ins w:id="1049" w:author="Javier Ebers" w:date="2016-05-02T03:05:00Z"/>
        </w:rPr>
        <w:pPrChange w:id="1050" w:author="Javier Ebers" w:date="2016-05-02T03:01:00Z">
          <w:pPr>
            <w:pStyle w:val="Ttulo2"/>
          </w:pPr>
        </w:pPrChange>
      </w:pPr>
      <w:ins w:id="1051" w:author="Javier Ebers" w:date="2016-05-02T03:11:00Z">
        <w:r>
          <w:rPr>
            <w:rFonts w:ascii="Bookman Old Style" w:hAnsi="Bookman Old Style"/>
            <w:sz w:val="24"/>
            <w:szCs w:val="24"/>
          </w:rPr>
          <w:t xml:space="preserve">En relación al testing, Laravel incluye en sus dependencias la librería </w:t>
        </w:r>
      </w:ins>
      <w:r w:rsidR="00C92A70">
        <w:rPr>
          <w:rFonts w:ascii="Bookman Old Style" w:hAnsi="Bookman Old Style"/>
          <w:sz w:val="24"/>
          <w:szCs w:val="24"/>
        </w:rPr>
        <w:t>PHP</w:t>
      </w:r>
      <w:ins w:id="1052" w:author="Javier Ebers" w:date="2016-05-02T03:11:00Z">
        <w:r>
          <w:rPr>
            <w:rFonts w:ascii="Bookman Old Style" w:hAnsi="Bookman Old Style"/>
            <w:sz w:val="24"/>
            <w:szCs w:val="24"/>
          </w:rPr>
          <w:t>Unit</w:t>
        </w:r>
      </w:ins>
      <w:sdt>
        <w:sdtPr>
          <w:rPr>
            <w:rFonts w:ascii="Bookman Old Style" w:hAnsi="Bookman Old Style"/>
            <w:sz w:val="24"/>
            <w:szCs w:val="24"/>
          </w:rPr>
          <w:id w:val="1397394850"/>
          <w:citation/>
        </w:sdtPr>
        <w:sdtEndPr/>
        <w:sdtContent>
          <w:r w:rsidR="00C92A70">
            <w:rPr>
              <w:rFonts w:ascii="Bookman Old Style" w:hAnsi="Bookman Old Style"/>
              <w:sz w:val="24"/>
              <w:szCs w:val="24"/>
            </w:rPr>
            <w:fldChar w:fldCharType="begin"/>
          </w:r>
          <w:r w:rsidR="00C92A70">
            <w:rPr>
              <w:rFonts w:ascii="Bookman Old Style" w:hAnsi="Bookman Old Style"/>
              <w:sz w:val="24"/>
              <w:szCs w:val="24"/>
            </w:rPr>
            <w:instrText xml:space="preserve"> CITATION PHP \l 13322 </w:instrText>
          </w:r>
          <w:r w:rsidR="00C92A70">
            <w:rPr>
              <w:rFonts w:ascii="Bookman Old Style" w:hAnsi="Bookman Old Style"/>
              <w:sz w:val="24"/>
              <w:szCs w:val="24"/>
            </w:rPr>
            <w:fldChar w:fldCharType="separate"/>
          </w:r>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(PHPUnit, s.f.)</w:t>
          </w:r>
          <w:r w:rsidR="00C92A70">
            <w:rPr>
              <w:rFonts w:ascii="Bookman Old Style" w:hAnsi="Bookman Old Style"/>
              <w:sz w:val="24"/>
              <w:szCs w:val="24"/>
            </w:rPr>
            <w:fldChar w:fldCharType="end"/>
          </w:r>
        </w:sdtContent>
      </w:sdt>
      <w:ins w:id="1053" w:author="Javier Ebers" w:date="2016-05-02T03:11:00Z">
        <w:r>
          <w:rPr>
            <w:rFonts w:ascii="Bookman Old Style" w:hAnsi="Bookman Old Style"/>
            <w:sz w:val="24"/>
            <w:szCs w:val="24"/>
          </w:rPr>
          <w:t>, la cual permite realizar pruebas unitarias del proyecto y ser ejecutadas mediante el mismo framework.</w:t>
        </w:r>
      </w:ins>
    </w:p>
    <w:p w14:paraId="27CB3C40" w14:textId="2C8FAF3B" w:rsidR="00F07126" w:rsidRDefault="00F07126">
      <w:pPr>
        <w:jc w:val="both"/>
        <w:pPrChange w:id="1054" w:author="Javier Ebers" w:date="2016-05-02T03:01:00Z">
          <w:pPr>
            <w:pStyle w:val="Ttulo2"/>
          </w:pPr>
        </w:pPrChange>
      </w:pPr>
      <w:ins w:id="1055" w:author="Javier Ebers" w:date="2016-05-02T03:05:00Z">
        <w:r>
          <w:rPr>
            <w:rFonts w:ascii="Bookman Old Style" w:hAnsi="Bookman Old Style"/>
            <w:sz w:val="24"/>
            <w:szCs w:val="24"/>
          </w:rPr>
          <w:t>Para mantener respaldo y registro de todos los cambios realizados en el proyecto</w:t>
        </w:r>
      </w:ins>
      <w:r w:rsidR="002C78E9">
        <w:rPr>
          <w:rFonts w:ascii="Bookman Old Style" w:hAnsi="Bookman Old Style"/>
          <w:sz w:val="24"/>
          <w:szCs w:val="24"/>
        </w:rPr>
        <w:t xml:space="preserve"> y su documentación</w:t>
      </w:r>
      <w:ins w:id="1056" w:author="Javier Ebers" w:date="2016-05-02T03:05:00Z">
        <w:r>
          <w:rPr>
            <w:rFonts w:ascii="Bookman Old Style" w:hAnsi="Bookman Old Style"/>
            <w:sz w:val="24"/>
            <w:szCs w:val="24"/>
          </w:rPr>
          <w:t>, se utilizar</w:t>
        </w:r>
      </w:ins>
      <w:ins w:id="1057" w:author="Javier Ebers" w:date="2016-05-02T03:06:00Z">
        <w:r>
          <w:rPr>
            <w:rFonts w:ascii="Bookman Old Style" w:hAnsi="Bookman Old Style"/>
            <w:sz w:val="24"/>
            <w:szCs w:val="24"/>
          </w:rPr>
          <w:t xml:space="preserve">á </w:t>
        </w:r>
      </w:ins>
      <w:r w:rsidR="00C92A70">
        <w:rPr>
          <w:rFonts w:ascii="Bookman Old Style" w:hAnsi="Bookman Old Style"/>
          <w:sz w:val="24"/>
          <w:szCs w:val="24"/>
        </w:rPr>
        <w:t>GIT</w:t>
      </w:r>
      <w:ins w:id="1058" w:author="Javier Ebers" w:date="2016-05-02T03:06:00Z">
        <w:r>
          <w:rPr>
            <w:rFonts w:ascii="Bookman Old Style" w:hAnsi="Bookman Old Style"/>
            <w:sz w:val="24"/>
            <w:szCs w:val="24"/>
          </w:rPr>
          <w:t xml:space="preserve"> como herramienta de control de cambios</w:t>
        </w:r>
      </w:ins>
      <w:r w:rsidR="002C78E9">
        <w:rPr>
          <w:rFonts w:ascii="Bookman Old Style" w:hAnsi="Bookman Old Style"/>
          <w:sz w:val="24"/>
          <w:szCs w:val="24"/>
        </w:rPr>
        <w:t xml:space="preserve"> personal</w:t>
      </w:r>
      <w:ins w:id="1059" w:author="Javier Ebers" w:date="2016-05-02T03:06:00Z">
        <w:r>
          <w:rPr>
            <w:rFonts w:ascii="Bookman Old Style" w:hAnsi="Bookman Old Style"/>
            <w:sz w:val="24"/>
            <w:szCs w:val="24"/>
          </w:rPr>
          <w:t>, y en conjunto a esto, se realizarán copias</w:t>
        </w:r>
      </w:ins>
      <w:ins w:id="1060" w:author="Javier Ebers" w:date="2016-05-02T03:08:00Z">
        <w:r>
          <w:rPr>
            <w:rFonts w:ascii="Bookman Old Style" w:hAnsi="Bookman Old Style"/>
            <w:sz w:val="24"/>
            <w:szCs w:val="24"/>
          </w:rPr>
          <w:t xml:space="preserve"> de </w:t>
        </w:r>
        <w:r>
          <w:rPr>
            <w:rFonts w:ascii="Bookman Old Style" w:hAnsi="Bookman Old Style"/>
            <w:sz w:val="24"/>
            <w:szCs w:val="24"/>
          </w:rPr>
          <w:lastRenderedPageBreak/>
          <w:t>seguridad</w:t>
        </w:r>
      </w:ins>
      <w:ins w:id="1061" w:author="Javier Ebers" w:date="2016-05-02T03:06:00Z">
        <w:r>
          <w:rPr>
            <w:rFonts w:ascii="Bookman Old Style" w:hAnsi="Bookman Old Style"/>
            <w:sz w:val="24"/>
            <w:szCs w:val="24"/>
          </w:rPr>
          <w:t xml:space="preserve"> en los servidores de BitBucket, un servicio que en su versión gratuita, permite la </w:t>
        </w:r>
      </w:ins>
      <w:ins w:id="1062" w:author="Javier Ebers" w:date="2016-05-02T03:07:00Z">
        <w:r>
          <w:rPr>
            <w:rFonts w:ascii="Bookman Old Style" w:hAnsi="Bookman Old Style"/>
            <w:sz w:val="24"/>
            <w:szCs w:val="24"/>
          </w:rPr>
          <w:t>creación</w:t>
        </w:r>
      </w:ins>
      <w:ins w:id="1063" w:author="Javier Ebers" w:date="2016-05-02T03:06:00Z">
        <w:r>
          <w:rPr>
            <w:rFonts w:ascii="Bookman Old Style" w:hAnsi="Bookman Old Style"/>
            <w:sz w:val="24"/>
            <w:szCs w:val="24"/>
          </w:rPr>
          <w:t xml:space="preserve"> </w:t>
        </w:r>
      </w:ins>
      <w:ins w:id="1064" w:author="Javier Ebers" w:date="2016-05-02T03:07:00Z">
        <w:r>
          <w:rPr>
            <w:rFonts w:ascii="Bookman Old Style" w:hAnsi="Bookman Old Style"/>
            <w:sz w:val="24"/>
            <w:szCs w:val="24"/>
          </w:rPr>
          <w:t>de repositorios de proyectos de carácter privado, a diferencia de otras alternativas como GitHub, que cuentan en su versión gratuita exclusivamente con repositorios públicos</w:t>
        </w:r>
      </w:ins>
      <w:ins w:id="1065" w:author="Javier Ebers" w:date="2016-05-02T03:08:00Z">
        <w:r>
          <w:rPr>
            <w:rFonts w:ascii="Bookman Old Style" w:hAnsi="Bookman Old Style"/>
            <w:sz w:val="24"/>
            <w:szCs w:val="24"/>
          </w:rPr>
          <w:t>.</w:t>
        </w:r>
      </w:ins>
      <w:r w:rsidR="002C78E9">
        <w:rPr>
          <w:rFonts w:ascii="Bookman Old Style" w:hAnsi="Bookman Old Style"/>
          <w:sz w:val="24"/>
          <w:szCs w:val="24"/>
        </w:rPr>
        <w:t xml:space="preserve"> Asociado a este repositorio se tendrá un servidor de Heroku, un servicio cloud que permite montar proyectos y poder acceder a ellos por medio de internet. Esto se realizó básicamente para mitigar el riesgo de que los servidores proporcionados por la facultad y por ende los servicios ofrecidos puedan presentar problemas</w:t>
      </w:r>
      <w:r w:rsidR="00C22987">
        <w:rPr>
          <w:rFonts w:ascii="Bookman Old Style" w:hAnsi="Bookman Old Style"/>
          <w:sz w:val="24"/>
          <w:szCs w:val="24"/>
        </w:rPr>
        <w:t xml:space="preserve"> y por ende atrase el deployment del proyecto.</w:t>
      </w:r>
    </w:p>
    <w:p w14:paraId="617A5159" w14:textId="5C41DC2C" w:rsidR="00C22987" w:rsidRDefault="00C22987" w:rsidP="00C22987">
      <w:pPr>
        <w:jc w:val="both"/>
        <w:rPr>
          <w:ins w:id="1066" w:author="Javier Ebers" w:date="2016-05-05T00:13:00Z"/>
        </w:rPr>
      </w:pPr>
      <w:r>
        <w:rPr>
          <w:rFonts w:ascii="Bookman Old Style" w:hAnsi="Bookman Old Style"/>
          <w:sz w:val="24"/>
          <w:szCs w:val="24"/>
        </w:rPr>
        <w:t>En conjunto a lo anteriormente nombrado, todas las versiones estables del producto desarrollado, serán almacenadas en el repositorio SVN proporcionado por la facultad. Esto se realiza en cada uno de los hitos. También estas versiones estables serán instaladas en los servidores de la facultad a modo de ambiente de producción/testing.</w:t>
      </w:r>
    </w:p>
    <w:p w14:paraId="1FD1925A" w14:textId="77777777" w:rsidR="00DA4EA9" w:rsidRDefault="00DA4EA9" w:rsidP="00DA4EA9">
      <w:pPr>
        <w:keepNext/>
        <w:ind w:left="-709"/>
        <w:jc w:val="center"/>
      </w:pPr>
      <w:r>
        <w:rPr>
          <w:noProof/>
          <w:lang w:eastAsia="es-CL"/>
        </w:rPr>
        <w:drawing>
          <wp:inline distT="0" distB="0" distL="0" distR="0" wp14:anchorId="52D089BD" wp14:editId="4A48FE48">
            <wp:extent cx="6095481" cy="397192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9552" cy="3974578"/>
                    </a:xfrm>
                    <a:prstGeom prst="rect">
                      <a:avLst/>
                    </a:prstGeom>
                  </pic:spPr>
                </pic:pic>
              </a:graphicData>
            </a:graphic>
          </wp:inline>
        </w:drawing>
      </w:r>
    </w:p>
    <w:p w14:paraId="3A8DB2A6" w14:textId="1A440A17" w:rsidR="001610FF" w:rsidRDefault="00DA4EA9">
      <w:pPr>
        <w:pStyle w:val="Descripcin"/>
        <w:rPr>
          <w:ins w:id="1067" w:author="Javier Ebers" w:date="2016-05-05T00:14:00Z"/>
        </w:rPr>
        <w:pPrChange w:id="1068" w:author="Javier Ebers" w:date="2016-05-05T00:13:00Z">
          <w:pPr>
            <w:pStyle w:val="Ttulo2"/>
          </w:pPr>
        </w:pPrChange>
      </w:pPr>
      <w:bookmarkStart w:id="1069" w:name="_Toc455521871"/>
      <w:r>
        <w:t xml:space="preserve">Figura </w:t>
      </w:r>
      <w:r w:rsidR="008F60B8">
        <w:fldChar w:fldCharType="begin"/>
      </w:r>
      <w:r w:rsidR="008F60B8">
        <w:instrText xml:space="preserve"> SEQ Figura \</w:instrText>
      </w:r>
      <w:r w:rsidR="008F60B8">
        <w:instrText xml:space="preserve">* ARABIC </w:instrText>
      </w:r>
      <w:r w:rsidR="008F60B8">
        <w:fldChar w:fldCharType="separate"/>
      </w:r>
      <w:r w:rsidR="008B023B">
        <w:rPr>
          <w:noProof/>
        </w:rPr>
        <w:t>12</w:t>
      </w:r>
      <w:r w:rsidR="008F60B8">
        <w:rPr>
          <w:noProof/>
        </w:rPr>
        <w:fldChar w:fldCharType="end"/>
      </w:r>
      <w:r>
        <w:t>: Tecnologías y ambientes de desarrollo y testing</w:t>
      </w:r>
      <w:bookmarkEnd w:id="1069"/>
    </w:p>
    <w:p w14:paraId="1FDDA0F0" w14:textId="77777777" w:rsidR="00600276" w:rsidRDefault="00600276" w:rsidP="00137A20">
      <w:pPr>
        <w:jc w:val="both"/>
      </w:pPr>
    </w:p>
    <w:p w14:paraId="2A747480" w14:textId="77777777" w:rsidR="00137A20" w:rsidRDefault="00137A20" w:rsidP="00137A20">
      <w:pPr>
        <w:jc w:val="both"/>
      </w:pPr>
    </w:p>
    <w:p w14:paraId="50A60B12" w14:textId="77777777" w:rsidR="00137A20" w:rsidRDefault="00137A20">
      <w:pPr>
        <w:jc w:val="both"/>
        <w:rPr>
          <w:ins w:id="1070" w:author="Javier Ebers" w:date="2016-05-02T03:18:00Z"/>
        </w:rPr>
        <w:pPrChange w:id="1071" w:author="Javier Ebers" w:date="2016-05-02T03:01:00Z">
          <w:pPr>
            <w:pStyle w:val="Ttulo2"/>
          </w:pPr>
        </w:pPrChange>
      </w:pPr>
      <w:commentRangeStart w:id="1072"/>
    </w:p>
    <w:p w14:paraId="3A10D459" w14:textId="3C408C46" w:rsidR="009B221D" w:rsidRDefault="009B221D" w:rsidP="009B221D">
      <w:pPr>
        <w:pStyle w:val="Ttulo2"/>
      </w:pPr>
      <w:bookmarkStart w:id="1073" w:name="_Toc455520362"/>
      <w:commentRangeStart w:id="1074"/>
      <w:r>
        <w:lastRenderedPageBreak/>
        <w:t>Plan de Pruebas</w:t>
      </w:r>
      <w:commentRangeEnd w:id="1074"/>
      <w:r w:rsidR="007E3CE6">
        <w:rPr>
          <w:rStyle w:val="Refdecomentario"/>
          <w:rFonts w:asciiTheme="minorHAnsi" w:hAnsiTheme="minorHAnsi"/>
          <w:b w:val="0"/>
        </w:rPr>
        <w:commentReference w:id="1074"/>
      </w:r>
      <w:commentRangeEnd w:id="1072"/>
      <w:r w:rsidR="007E3CE6">
        <w:rPr>
          <w:rStyle w:val="Refdecomentario"/>
          <w:rFonts w:asciiTheme="minorHAnsi" w:hAnsiTheme="minorHAnsi"/>
          <w:b w:val="0"/>
        </w:rPr>
        <w:commentReference w:id="1072"/>
      </w:r>
      <w:bookmarkEnd w:id="1073"/>
    </w:p>
    <w:p w14:paraId="60DB799C" w14:textId="6B00805E" w:rsidR="00A822DC" w:rsidRPr="00A822DC" w:rsidRDefault="00A822DC" w:rsidP="00A822DC">
      <w:pPr>
        <w:rPr>
          <w:rFonts w:ascii="Bookman Old Style" w:hAnsi="Bookman Old Style"/>
          <w:sz w:val="24"/>
          <w:szCs w:val="24"/>
        </w:rPr>
      </w:pPr>
      <w:r w:rsidRPr="00A822DC">
        <w:rPr>
          <w:rFonts w:ascii="Bookman Old Style" w:hAnsi="Bookman Old Style"/>
          <w:sz w:val="24"/>
          <w:szCs w:val="24"/>
        </w:rPr>
        <w:t>Durante todo</w:t>
      </w:r>
      <w:r>
        <w:rPr>
          <w:rFonts w:ascii="Bookman Old Style" w:hAnsi="Bookman Old Style"/>
          <w:sz w:val="24"/>
          <w:szCs w:val="24"/>
        </w:rPr>
        <w:t xml:space="preserve"> el desarrollo del proyecto, se realizaran pruebas sobre los componentes desarrollados con el objetivo de comprobar que se están obteniendo los resultados</w:t>
      </w:r>
      <w:r w:rsidR="001765FA">
        <w:rPr>
          <w:rFonts w:ascii="Bookman Old Style" w:hAnsi="Bookman Old Style"/>
          <w:sz w:val="24"/>
          <w:szCs w:val="24"/>
        </w:rPr>
        <w:t xml:space="preserve"> esperados,</w:t>
      </w:r>
      <w:r>
        <w:rPr>
          <w:rFonts w:ascii="Bookman Old Style" w:hAnsi="Bookman Old Style"/>
          <w:sz w:val="24"/>
          <w:szCs w:val="24"/>
        </w:rPr>
        <w:t xml:space="preserve"> tanto a nivel de funcionalidad como de interfaz de usuario</w:t>
      </w:r>
      <w:r w:rsidR="001765FA">
        <w:rPr>
          <w:rFonts w:ascii="Bookman Old Style" w:hAnsi="Bookman Old Style"/>
          <w:sz w:val="24"/>
          <w:szCs w:val="24"/>
        </w:rPr>
        <w:t>, y de este modo, cumpliendo con los requisitos especificados y las expectativas del cliente.</w:t>
      </w:r>
    </w:p>
    <w:p w14:paraId="0C2E37E8" w14:textId="234E228C" w:rsidR="005E0E0E" w:rsidRDefault="005E0E0E" w:rsidP="009B221D">
      <w:pPr>
        <w:jc w:val="both"/>
        <w:rPr>
          <w:rFonts w:ascii="Bookman Old Style" w:hAnsi="Bookman Old Style"/>
          <w:sz w:val="24"/>
          <w:szCs w:val="24"/>
        </w:rPr>
      </w:pPr>
      <w:r w:rsidRPr="005E0E0E">
        <w:rPr>
          <w:rFonts w:ascii="Bookman Old Style" w:hAnsi="Bookman Old Style"/>
          <w:sz w:val="24"/>
          <w:szCs w:val="24"/>
        </w:rPr>
        <w:t xml:space="preserve">En cada </w:t>
      </w:r>
      <w:r>
        <w:rPr>
          <w:rFonts w:ascii="Bookman Old Style" w:hAnsi="Bookman Old Style"/>
          <w:sz w:val="24"/>
          <w:szCs w:val="24"/>
        </w:rPr>
        <w:t xml:space="preserve">una de las iteraciones a </w:t>
      </w:r>
      <w:r w:rsidR="00A822DC">
        <w:rPr>
          <w:rFonts w:ascii="Bookman Old Style" w:hAnsi="Bookman Old Style"/>
          <w:sz w:val="24"/>
          <w:szCs w:val="24"/>
        </w:rPr>
        <w:t>realizar</w:t>
      </w:r>
      <w:r>
        <w:rPr>
          <w:rFonts w:ascii="Bookman Old Style" w:hAnsi="Bookman Old Style"/>
          <w:sz w:val="24"/>
          <w:szCs w:val="24"/>
        </w:rPr>
        <w:t xml:space="preserve"> durante el desarrollo del proyecto, se estipularán las actividades de diseño, codificación y ejecución de las pruebas que se encuentren directamente relacionadas con los entregables finales producto de dicha iteración. Se abarcarán distintos tipos de pruebas que obedecen a distintos objetivos, las cuales son</w:t>
      </w:r>
      <w:r w:rsidR="00692DEB">
        <w:rPr>
          <w:rFonts w:ascii="Bookman Old Style" w:hAnsi="Bookman Old Style"/>
          <w:sz w:val="24"/>
          <w:szCs w:val="24"/>
        </w:rPr>
        <w:t xml:space="preserve"> </w:t>
      </w:r>
      <w:sdt>
        <w:sdtPr>
          <w:rPr>
            <w:rFonts w:ascii="Bookman Old Style" w:hAnsi="Bookman Old Style"/>
            <w:sz w:val="24"/>
            <w:szCs w:val="24"/>
          </w:rPr>
          <w:id w:val="1638221243"/>
          <w:citation/>
        </w:sdtPr>
        <w:sdtEndPr/>
        <w:sdtContent>
          <w:r w:rsidR="00692DEB">
            <w:rPr>
              <w:rFonts w:ascii="Bookman Old Style" w:hAnsi="Bookman Old Style"/>
              <w:sz w:val="24"/>
              <w:szCs w:val="24"/>
            </w:rPr>
            <w:fldChar w:fldCharType="begin"/>
          </w:r>
          <w:r w:rsidR="00692DEB">
            <w:rPr>
              <w:rFonts w:ascii="Bookman Old Style" w:hAnsi="Bookman Old Style"/>
              <w:sz w:val="24"/>
              <w:szCs w:val="24"/>
            </w:rPr>
            <w:instrText xml:space="preserve"> CITATION Una15 \l 13322 </w:instrText>
          </w:r>
          <w:r w:rsidR="00692DEB">
            <w:rPr>
              <w:rFonts w:ascii="Bookman Old Style" w:hAnsi="Bookman Old Style"/>
              <w:sz w:val="24"/>
              <w:szCs w:val="24"/>
            </w:rPr>
            <w:fldChar w:fldCharType="separate"/>
          </w:r>
          <w:r w:rsidR="00FE3FF5" w:rsidRPr="00FE3FF5">
            <w:rPr>
              <w:rFonts w:ascii="Bookman Old Style" w:hAnsi="Bookman Old Style"/>
              <w:noProof/>
              <w:sz w:val="24"/>
              <w:szCs w:val="24"/>
            </w:rPr>
            <w:t>(Unab, 2015)</w:t>
          </w:r>
          <w:r w:rsidR="00692DEB">
            <w:rPr>
              <w:rFonts w:ascii="Bookman Old Style" w:hAnsi="Bookman Old Style"/>
              <w:sz w:val="24"/>
              <w:szCs w:val="24"/>
            </w:rPr>
            <w:fldChar w:fldCharType="end"/>
          </w:r>
        </w:sdtContent>
      </w:sdt>
      <w:r>
        <w:rPr>
          <w:rFonts w:ascii="Bookman Old Style" w:hAnsi="Bookman Old Style"/>
          <w:sz w:val="24"/>
          <w:szCs w:val="24"/>
        </w:rPr>
        <w:t>:</w:t>
      </w:r>
    </w:p>
    <w:p w14:paraId="0CBD3791" w14:textId="216D80B6" w:rsidR="005E0E0E" w:rsidRDefault="005E0E0E" w:rsidP="005E0E0E">
      <w:pPr>
        <w:pStyle w:val="Prrafodelista"/>
        <w:numPr>
          <w:ilvl w:val="0"/>
          <w:numId w:val="7"/>
        </w:numPr>
        <w:jc w:val="both"/>
        <w:rPr>
          <w:rFonts w:ascii="Bookman Old Style" w:hAnsi="Bookman Old Style"/>
          <w:sz w:val="24"/>
          <w:szCs w:val="24"/>
        </w:rPr>
      </w:pPr>
      <w:r w:rsidRPr="00A822DC">
        <w:rPr>
          <w:rFonts w:ascii="Bookman Old Style" w:hAnsi="Bookman Old Style"/>
          <w:i/>
          <w:sz w:val="24"/>
          <w:szCs w:val="24"/>
        </w:rPr>
        <w:t>Pruebas Unitarias</w:t>
      </w:r>
      <w:r w:rsidR="00DC3E33">
        <w:rPr>
          <w:rFonts w:ascii="Bookman Old Style" w:hAnsi="Bookman Old Style"/>
          <w:sz w:val="24"/>
          <w:szCs w:val="24"/>
        </w:rPr>
        <w:t>: Permit</w:t>
      </w:r>
      <w:r w:rsidR="00A822DC">
        <w:rPr>
          <w:rFonts w:ascii="Bookman Old Style" w:hAnsi="Bookman Old Style"/>
          <w:sz w:val="24"/>
          <w:szCs w:val="24"/>
        </w:rPr>
        <w:t>irán</w:t>
      </w:r>
      <w:r w:rsidR="00DC3E33">
        <w:rPr>
          <w:rFonts w:ascii="Bookman Old Style" w:hAnsi="Bookman Old Style"/>
          <w:sz w:val="24"/>
          <w:szCs w:val="24"/>
        </w:rPr>
        <w:t xml:space="preserve"> comprobar de forma automatizada </w:t>
      </w:r>
      <w:r w:rsidR="00A822DC">
        <w:rPr>
          <w:rFonts w:ascii="Bookman Old Style" w:hAnsi="Bookman Old Style"/>
          <w:sz w:val="24"/>
          <w:szCs w:val="24"/>
        </w:rPr>
        <w:t>la correcta implementación y ejecución de las distintas funcionalidades y módulos desarrollados en el proyecto, en base a determinados casos de prueba en donde se especifican las entradas y valida que las salidas sean las esperadas.</w:t>
      </w:r>
    </w:p>
    <w:p w14:paraId="66376822" w14:textId="77777777" w:rsidR="00DC3E33" w:rsidRDefault="00DC3E33" w:rsidP="00DC3E33">
      <w:pPr>
        <w:pStyle w:val="Prrafodelista"/>
        <w:jc w:val="both"/>
        <w:rPr>
          <w:rFonts w:ascii="Bookman Old Style" w:hAnsi="Bookman Old Style"/>
          <w:sz w:val="24"/>
          <w:szCs w:val="24"/>
        </w:rPr>
      </w:pPr>
    </w:p>
    <w:p w14:paraId="09C73163" w14:textId="2D7A16B0" w:rsidR="005E0E0E" w:rsidRDefault="005E0E0E" w:rsidP="005E0E0E">
      <w:pPr>
        <w:pStyle w:val="Prrafodelista"/>
        <w:numPr>
          <w:ilvl w:val="0"/>
          <w:numId w:val="7"/>
        </w:numPr>
        <w:jc w:val="both"/>
        <w:rPr>
          <w:rFonts w:ascii="Bookman Old Style" w:hAnsi="Bookman Old Style"/>
          <w:sz w:val="24"/>
          <w:szCs w:val="24"/>
        </w:rPr>
      </w:pPr>
      <w:r w:rsidRPr="00A822DC">
        <w:rPr>
          <w:rFonts w:ascii="Bookman Old Style" w:hAnsi="Bookman Old Style"/>
          <w:i/>
          <w:sz w:val="24"/>
          <w:szCs w:val="24"/>
        </w:rPr>
        <w:t>Pruebas de Interfaz de Usuario</w:t>
      </w:r>
      <w:r w:rsidR="00DC3E33">
        <w:rPr>
          <w:rFonts w:ascii="Bookman Old Style" w:hAnsi="Bookman Old Style"/>
          <w:sz w:val="24"/>
          <w:szCs w:val="24"/>
        </w:rPr>
        <w:t>: Tienen como objetivo verificar que la visualización de los elementos gráficos en el navegador, así como la respuesta a la interacción del usuario sean las esperadas</w:t>
      </w:r>
    </w:p>
    <w:p w14:paraId="705F150C" w14:textId="77777777" w:rsidR="00DC3E33" w:rsidRDefault="00DC3E33" w:rsidP="00DC3E33">
      <w:pPr>
        <w:pStyle w:val="Prrafodelista"/>
        <w:jc w:val="both"/>
        <w:rPr>
          <w:rFonts w:ascii="Bookman Old Style" w:hAnsi="Bookman Old Style"/>
          <w:sz w:val="24"/>
          <w:szCs w:val="24"/>
        </w:rPr>
      </w:pPr>
    </w:p>
    <w:p w14:paraId="1473DE99" w14:textId="77777777" w:rsidR="00600276" w:rsidRDefault="00600276" w:rsidP="00DC3E33">
      <w:pPr>
        <w:pStyle w:val="Prrafodelista"/>
        <w:jc w:val="both"/>
        <w:rPr>
          <w:rFonts w:ascii="Bookman Old Style" w:hAnsi="Bookman Old Style"/>
          <w:sz w:val="24"/>
          <w:szCs w:val="24"/>
        </w:rPr>
      </w:pPr>
    </w:p>
    <w:p w14:paraId="790752C4" w14:textId="0AB7513E" w:rsidR="005E0E0E" w:rsidRDefault="005E0E0E" w:rsidP="005E0E0E">
      <w:pPr>
        <w:pStyle w:val="Prrafodelista"/>
        <w:numPr>
          <w:ilvl w:val="0"/>
          <w:numId w:val="7"/>
        </w:numPr>
        <w:jc w:val="both"/>
        <w:rPr>
          <w:rFonts w:ascii="Bookman Old Style" w:hAnsi="Bookman Old Style"/>
          <w:sz w:val="24"/>
          <w:szCs w:val="24"/>
        </w:rPr>
      </w:pPr>
      <w:r w:rsidRPr="00DC3E33">
        <w:rPr>
          <w:rFonts w:ascii="Bookman Old Style" w:hAnsi="Bookman Old Style"/>
          <w:i/>
          <w:sz w:val="24"/>
          <w:szCs w:val="24"/>
        </w:rPr>
        <w:t>Pruebas de Compatibilidad</w:t>
      </w:r>
      <w:r w:rsidR="00F3090B" w:rsidRPr="00DC3E33">
        <w:rPr>
          <w:rFonts w:ascii="Bookman Old Style" w:hAnsi="Bookman Old Style"/>
          <w:sz w:val="24"/>
          <w:szCs w:val="24"/>
        </w:rPr>
        <w:t>:</w:t>
      </w:r>
      <w:r w:rsidR="00F3090B">
        <w:rPr>
          <w:rFonts w:ascii="Bookman Old Style" w:hAnsi="Bookman Old Style"/>
          <w:sz w:val="24"/>
          <w:szCs w:val="24"/>
        </w:rPr>
        <w:t xml:space="preserve"> Como se especificó en la solución propuesta, se requiere que la plataforma sea capaz de ser utilizada en entornos heterogéneos, por lo que comprobar por medio de pruebas de compatibilidad que la visualización, usabilidad y resultados obtenidos durante el uso de la plataforma, es similar en cada uno de los navegadores soportados (indicados en la sección</w:t>
      </w:r>
      <w:r w:rsidR="00DC3E33">
        <w:rPr>
          <w:rFonts w:ascii="Bookman Old Style" w:hAnsi="Bookman Old Style"/>
          <w:sz w:val="24"/>
          <w:szCs w:val="24"/>
        </w:rPr>
        <w:t xml:space="preserve"> de limitaciones del proyecto</w:t>
      </w:r>
      <w:r w:rsidR="00F3090B">
        <w:rPr>
          <w:rFonts w:ascii="Bookman Old Style" w:hAnsi="Bookman Old Style"/>
          <w:sz w:val="24"/>
          <w:szCs w:val="24"/>
        </w:rPr>
        <w:t>).</w:t>
      </w:r>
    </w:p>
    <w:p w14:paraId="71FA9259" w14:textId="77777777" w:rsidR="00F3090B" w:rsidRDefault="00F3090B" w:rsidP="00F3090B">
      <w:pPr>
        <w:pStyle w:val="Prrafodelista"/>
        <w:jc w:val="both"/>
        <w:rPr>
          <w:rFonts w:ascii="Bookman Old Style" w:hAnsi="Bookman Old Style"/>
          <w:sz w:val="24"/>
          <w:szCs w:val="24"/>
        </w:rPr>
      </w:pPr>
    </w:p>
    <w:p w14:paraId="347BB0CB" w14:textId="11BC58CA" w:rsidR="00137A20" w:rsidRDefault="00F3090B" w:rsidP="00137A20">
      <w:pPr>
        <w:pStyle w:val="Prrafodelista"/>
        <w:numPr>
          <w:ilvl w:val="0"/>
          <w:numId w:val="7"/>
        </w:numPr>
        <w:jc w:val="both"/>
        <w:rPr>
          <w:rFonts w:ascii="Bookman Old Style" w:hAnsi="Bookman Old Style"/>
          <w:sz w:val="24"/>
          <w:szCs w:val="24"/>
        </w:rPr>
      </w:pPr>
      <w:r w:rsidRPr="00F3090B">
        <w:rPr>
          <w:rFonts w:ascii="Bookman Old Style" w:hAnsi="Bookman Old Style"/>
          <w:i/>
          <w:sz w:val="24"/>
          <w:szCs w:val="24"/>
        </w:rPr>
        <w:t>Pruebas de Regresión</w:t>
      </w:r>
      <w:r>
        <w:rPr>
          <w:rFonts w:ascii="Bookman Old Style" w:hAnsi="Bookman Old Style"/>
          <w:sz w:val="24"/>
          <w:szCs w:val="24"/>
        </w:rPr>
        <w:t>: Serán cruciales teniendo en cuenta que se está trabajando con una metodología iterativa incremental, ya que consistirán en pruebas automatizadas encargadas de verificar que todas las funcionalidades implementadas en iteraciones previas, no se vieron afectadas al agregar los nuevos módulos desarrollados.</w:t>
      </w:r>
    </w:p>
    <w:p w14:paraId="01A6E8FF" w14:textId="77777777" w:rsidR="00137A20" w:rsidRPr="00137A20" w:rsidRDefault="00137A20" w:rsidP="00137A20">
      <w:pPr>
        <w:pStyle w:val="Prrafodelista"/>
        <w:jc w:val="both"/>
        <w:rPr>
          <w:rFonts w:ascii="Bookman Old Style" w:hAnsi="Bookman Old Style"/>
          <w:sz w:val="24"/>
          <w:szCs w:val="24"/>
        </w:rPr>
      </w:pPr>
    </w:p>
    <w:p w14:paraId="6A2842E2" w14:textId="71344B88" w:rsidR="001765FA" w:rsidRDefault="001765FA" w:rsidP="001765FA">
      <w:pPr>
        <w:jc w:val="both"/>
        <w:rPr>
          <w:rFonts w:ascii="Bookman Old Style" w:hAnsi="Bookman Old Style"/>
          <w:sz w:val="24"/>
          <w:szCs w:val="24"/>
        </w:rPr>
      </w:pPr>
      <w:r>
        <w:rPr>
          <w:rFonts w:ascii="Bookman Old Style" w:hAnsi="Bookman Old Style"/>
          <w:sz w:val="24"/>
          <w:szCs w:val="24"/>
        </w:rPr>
        <w:t>En caso de que una de las pruebas falle en su ejecución, se deberá registrar a modo de ticket en la herramienta TRAC a modo de sistema de seguimiento de errores, especificando claramente:</w:t>
      </w:r>
    </w:p>
    <w:p w14:paraId="4AD31994" w14:textId="64F7D17C" w:rsidR="001765FA" w:rsidRDefault="001765FA" w:rsidP="001765FA">
      <w:pPr>
        <w:pStyle w:val="Prrafodelista"/>
        <w:numPr>
          <w:ilvl w:val="0"/>
          <w:numId w:val="8"/>
        </w:numPr>
        <w:jc w:val="both"/>
        <w:rPr>
          <w:rFonts w:ascii="Bookman Old Style" w:hAnsi="Bookman Old Style"/>
          <w:sz w:val="24"/>
          <w:szCs w:val="24"/>
        </w:rPr>
      </w:pPr>
      <w:r>
        <w:rPr>
          <w:rFonts w:ascii="Bookman Old Style" w:hAnsi="Bookman Old Style"/>
          <w:sz w:val="24"/>
          <w:szCs w:val="24"/>
        </w:rPr>
        <w:lastRenderedPageBreak/>
        <w:t>Nombre de la prueba fallida</w:t>
      </w:r>
    </w:p>
    <w:p w14:paraId="0A925532" w14:textId="2ADB1916" w:rsidR="00C92A70" w:rsidRDefault="00C92A70" w:rsidP="001765FA">
      <w:pPr>
        <w:pStyle w:val="Prrafodelista"/>
        <w:numPr>
          <w:ilvl w:val="0"/>
          <w:numId w:val="8"/>
        </w:numPr>
        <w:jc w:val="both"/>
        <w:rPr>
          <w:rFonts w:ascii="Bookman Old Style" w:hAnsi="Bookman Old Style"/>
          <w:sz w:val="24"/>
          <w:szCs w:val="24"/>
        </w:rPr>
      </w:pPr>
      <w:r>
        <w:rPr>
          <w:rFonts w:ascii="Bookman Old Style" w:hAnsi="Bookman Old Style"/>
          <w:sz w:val="24"/>
          <w:szCs w:val="24"/>
        </w:rPr>
        <w:t>A que funcionalidad o componente se encuentra asociado</w:t>
      </w:r>
    </w:p>
    <w:p w14:paraId="7FD68D4D" w14:textId="4D96C510" w:rsidR="001765FA" w:rsidRDefault="001765FA" w:rsidP="001765FA">
      <w:pPr>
        <w:pStyle w:val="Prrafodelista"/>
        <w:numPr>
          <w:ilvl w:val="0"/>
          <w:numId w:val="8"/>
        </w:numPr>
        <w:jc w:val="both"/>
        <w:rPr>
          <w:rFonts w:ascii="Bookman Old Style" w:hAnsi="Bookman Old Style"/>
          <w:sz w:val="24"/>
          <w:szCs w:val="24"/>
        </w:rPr>
      </w:pPr>
      <w:r>
        <w:rPr>
          <w:rFonts w:ascii="Bookman Old Style" w:hAnsi="Bookman Old Style"/>
          <w:sz w:val="24"/>
          <w:szCs w:val="24"/>
        </w:rPr>
        <w:t>Resultado esperado</w:t>
      </w:r>
    </w:p>
    <w:p w14:paraId="122C6E79" w14:textId="6ADB1151" w:rsidR="001765FA" w:rsidRDefault="001765FA" w:rsidP="001765FA">
      <w:pPr>
        <w:pStyle w:val="Prrafodelista"/>
        <w:numPr>
          <w:ilvl w:val="0"/>
          <w:numId w:val="8"/>
        </w:numPr>
        <w:jc w:val="both"/>
        <w:rPr>
          <w:rFonts w:ascii="Bookman Old Style" w:hAnsi="Bookman Old Style"/>
          <w:sz w:val="24"/>
          <w:szCs w:val="24"/>
        </w:rPr>
      </w:pPr>
      <w:r>
        <w:rPr>
          <w:rFonts w:ascii="Bookman Old Style" w:hAnsi="Bookman Old Style"/>
          <w:sz w:val="24"/>
          <w:szCs w:val="24"/>
        </w:rPr>
        <w:t>Resultado obtenido</w:t>
      </w:r>
    </w:p>
    <w:p w14:paraId="2C12DDFE" w14:textId="496292D3" w:rsidR="001765FA" w:rsidRPr="001765FA" w:rsidRDefault="00C92A70" w:rsidP="001765FA">
      <w:pPr>
        <w:pStyle w:val="Prrafodelista"/>
        <w:numPr>
          <w:ilvl w:val="0"/>
          <w:numId w:val="8"/>
        </w:numPr>
        <w:jc w:val="both"/>
        <w:rPr>
          <w:rFonts w:ascii="Bookman Old Style" w:hAnsi="Bookman Old Style"/>
          <w:sz w:val="24"/>
          <w:szCs w:val="24"/>
        </w:rPr>
      </w:pPr>
      <w:r>
        <w:rPr>
          <w:rFonts w:ascii="Bookman Old Style" w:hAnsi="Bookman Old Style"/>
          <w:sz w:val="24"/>
          <w:szCs w:val="24"/>
        </w:rPr>
        <w:t>Prioridad</w:t>
      </w:r>
    </w:p>
    <w:p w14:paraId="1BAD15C4" w14:textId="4BFAA8BD" w:rsidR="001765FA" w:rsidRPr="001765FA" w:rsidRDefault="001765FA" w:rsidP="001765FA">
      <w:pPr>
        <w:jc w:val="both"/>
        <w:rPr>
          <w:rFonts w:ascii="Bookman Old Style" w:hAnsi="Bookman Old Style"/>
          <w:sz w:val="24"/>
          <w:szCs w:val="24"/>
        </w:rPr>
      </w:pPr>
      <w:r>
        <w:rPr>
          <w:rFonts w:ascii="Bookman Old Style" w:hAnsi="Bookman Old Style"/>
          <w:sz w:val="24"/>
          <w:szCs w:val="24"/>
        </w:rPr>
        <w:t>Cuando todas las pruebas de la iteración pasen satisfactoriamente, los entregables producidos podrán ser liberados al ambiente de producción.</w:t>
      </w:r>
    </w:p>
    <w:p w14:paraId="32AF2483" w14:textId="77777777" w:rsidR="009B221D" w:rsidRDefault="009B221D" w:rsidP="009B221D">
      <w:pPr>
        <w:jc w:val="both"/>
        <w:rPr>
          <w:rFonts w:ascii="Bookman Old Style" w:hAnsi="Bookman Old Style"/>
          <w:b/>
          <w:sz w:val="24"/>
          <w:szCs w:val="24"/>
        </w:rPr>
      </w:pPr>
    </w:p>
    <w:p w14:paraId="3C2F4B08" w14:textId="10B83817" w:rsidR="00600276" w:rsidRDefault="00822F4A" w:rsidP="005F4457">
      <w:pPr>
        <w:pStyle w:val="Ttulo2"/>
      </w:pPr>
      <w:bookmarkStart w:id="1075" w:name="_Toc455520363"/>
      <w:r>
        <w:t>Gestión de Configuración</w:t>
      </w:r>
      <w:bookmarkEnd w:id="1075"/>
    </w:p>
    <w:p w14:paraId="25B1D10D" w14:textId="13113DB1" w:rsidR="000E1E49" w:rsidRDefault="00692DEB" w:rsidP="009B221D">
      <w:pPr>
        <w:jc w:val="both"/>
        <w:rPr>
          <w:rFonts w:ascii="Bookman Old Style" w:hAnsi="Bookman Old Style"/>
          <w:sz w:val="24"/>
          <w:szCs w:val="24"/>
        </w:rPr>
      </w:pPr>
      <w:r>
        <w:rPr>
          <w:rFonts w:ascii="Bookman Old Style" w:hAnsi="Bookman Old Style"/>
          <w:sz w:val="24"/>
          <w:szCs w:val="24"/>
        </w:rPr>
        <w:t>Un</w:t>
      </w:r>
      <w:r w:rsidRPr="00692DEB">
        <w:rPr>
          <w:rFonts w:ascii="Bookman Old Style" w:hAnsi="Bookman Old Style"/>
          <w:sz w:val="24"/>
          <w:szCs w:val="24"/>
        </w:rPr>
        <w:t>a</w:t>
      </w:r>
      <w:r>
        <w:rPr>
          <w:rFonts w:ascii="Bookman Old Style" w:hAnsi="Bookman Old Style"/>
          <w:sz w:val="24"/>
          <w:szCs w:val="24"/>
        </w:rPr>
        <w:t xml:space="preserve"> correcta</w:t>
      </w:r>
      <w:r w:rsidRPr="00692DEB">
        <w:rPr>
          <w:rFonts w:ascii="Bookman Old Style" w:hAnsi="Bookman Old Style"/>
          <w:sz w:val="24"/>
          <w:szCs w:val="24"/>
        </w:rPr>
        <w:t xml:space="preserve"> gestión de la </w:t>
      </w:r>
      <w:r>
        <w:rPr>
          <w:rFonts w:ascii="Bookman Old Style" w:hAnsi="Bookman Old Style"/>
          <w:sz w:val="24"/>
          <w:szCs w:val="24"/>
        </w:rPr>
        <w:t xml:space="preserve">configuración permitirá asegurar la calidad e integridad de todo el producto desarrollado a lo largo de las distintas iteraciones del proyecto. </w:t>
      </w:r>
      <w:r w:rsidR="000E1E49">
        <w:rPr>
          <w:rFonts w:ascii="Bookman Old Style" w:hAnsi="Bookman Old Style"/>
          <w:sz w:val="24"/>
          <w:szCs w:val="24"/>
        </w:rPr>
        <w:t>Este será un proceso activo durante toda la duración del proyecto, hasta la finalización de la última iteración, prueba y liberación del producto final.</w:t>
      </w:r>
    </w:p>
    <w:p w14:paraId="7D5E3543" w14:textId="5D716C8D" w:rsidR="00600276" w:rsidRDefault="00692DEB" w:rsidP="009B221D">
      <w:pPr>
        <w:jc w:val="both"/>
        <w:rPr>
          <w:rFonts w:ascii="Bookman Old Style" w:hAnsi="Bookman Old Style"/>
          <w:sz w:val="24"/>
          <w:szCs w:val="24"/>
        </w:rPr>
      </w:pPr>
      <w:r>
        <w:rPr>
          <w:rFonts w:ascii="Bookman Old Style" w:hAnsi="Bookman Old Style"/>
          <w:sz w:val="24"/>
          <w:szCs w:val="24"/>
        </w:rPr>
        <w:t xml:space="preserve">Para esto, se ejecutará un estricto control de cambios realizados sobre el mismo proyecto, </w:t>
      </w:r>
      <w:r w:rsidR="000E1E49">
        <w:rPr>
          <w:rFonts w:ascii="Bookman Old Style" w:hAnsi="Bookman Old Style"/>
          <w:sz w:val="24"/>
          <w:szCs w:val="24"/>
        </w:rPr>
        <w:t>permitiendo al equipo de trabajo tener disponibilidad tanto de estado actual del producto como de las versiones anteriores que fueron liberadas a modo de imagen detallada de cada una de las iteraciones finalizadas.</w:t>
      </w:r>
    </w:p>
    <w:p w14:paraId="32CED754" w14:textId="5AC1A26B" w:rsidR="000E1E49" w:rsidRDefault="000E1E49" w:rsidP="009B221D">
      <w:pPr>
        <w:jc w:val="both"/>
        <w:rPr>
          <w:rFonts w:ascii="Bookman Old Style" w:hAnsi="Bookman Old Style"/>
          <w:sz w:val="24"/>
          <w:szCs w:val="24"/>
        </w:rPr>
      </w:pPr>
      <w:r>
        <w:rPr>
          <w:rFonts w:ascii="Bookman Old Style" w:hAnsi="Bookman Old Style"/>
          <w:sz w:val="24"/>
          <w:szCs w:val="24"/>
        </w:rPr>
        <w:t>Los elementos que se considerarán relevantes en la gestión de configuración son:</w:t>
      </w:r>
    </w:p>
    <w:p w14:paraId="2F81F489" w14:textId="3AA84ADA" w:rsidR="000E1E49" w:rsidRPr="000E1E49" w:rsidRDefault="000E1E49" w:rsidP="000E1E49">
      <w:pPr>
        <w:pStyle w:val="Prrafodelista"/>
        <w:numPr>
          <w:ilvl w:val="0"/>
          <w:numId w:val="9"/>
        </w:numPr>
        <w:jc w:val="both"/>
        <w:rPr>
          <w:rFonts w:ascii="Bookman Old Style" w:hAnsi="Bookman Old Style"/>
          <w:sz w:val="24"/>
          <w:szCs w:val="24"/>
        </w:rPr>
      </w:pPr>
      <w:r w:rsidRPr="000E1E49">
        <w:rPr>
          <w:rFonts w:ascii="Bookman Old Style" w:hAnsi="Bookman Old Style"/>
          <w:sz w:val="24"/>
          <w:szCs w:val="24"/>
        </w:rPr>
        <w:t>Código fuente</w:t>
      </w:r>
    </w:p>
    <w:p w14:paraId="3E8EAF5C" w14:textId="3EC91990" w:rsidR="000E1E49" w:rsidRPr="000E1E49" w:rsidRDefault="000E1E49" w:rsidP="000E1E49">
      <w:pPr>
        <w:pStyle w:val="Prrafodelista"/>
        <w:numPr>
          <w:ilvl w:val="0"/>
          <w:numId w:val="9"/>
        </w:numPr>
        <w:jc w:val="both"/>
        <w:rPr>
          <w:rFonts w:ascii="Bookman Old Style" w:hAnsi="Bookman Old Style"/>
          <w:sz w:val="24"/>
          <w:szCs w:val="24"/>
        </w:rPr>
      </w:pPr>
      <w:r w:rsidRPr="000E1E49">
        <w:rPr>
          <w:rFonts w:ascii="Bookman Old Style" w:hAnsi="Bookman Old Style"/>
          <w:sz w:val="24"/>
          <w:szCs w:val="24"/>
        </w:rPr>
        <w:t>Modelos de datos</w:t>
      </w:r>
    </w:p>
    <w:p w14:paraId="654C64EF" w14:textId="7D3C8118" w:rsidR="000E1E49" w:rsidRPr="000E1E49" w:rsidRDefault="000E1E49" w:rsidP="000E1E49">
      <w:pPr>
        <w:pStyle w:val="Prrafodelista"/>
        <w:numPr>
          <w:ilvl w:val="0"/>
          <w:numId w:val="9"/>
        </w:numPr>
        <w:jc w:val="both"/>
        <w:rPr>
          <w:rFonts w:ascii="Bookman Old Style" w:hAnsi="Bookman Old Style"/>
          <w:sz w:val="24"/>
          <w:szCs w:val="24"/>
        </w:rPr>
      </w:pPr>
      <w:r w:rsidRPr="000E1E49">
        <w:rPr>
          <w:rFonts w:ascii="Bookman Old Style" w:hAnsi="Bookman Old Style"/>
          <w:sz w:val="24"/>
          <w:szCs w:val="24"/>
        </w:rPr>
        <w:t>Modelos de procesos</w:t>
      </w:r>
    </w:p>
    <w:p w14:paraId="222E56DC" w14:textId="6B0FE830" w:rsidR="00600276" w:rsidRPr="000E1E49" w:rsidRDefault="000E1E49" w:rsidP="000E1E49">
      <w:pPr>
        <w:pStyle w:val="Prrafodelista"/>
        <w:numPr>
          <w:ilvl w:val="0"/>
          <w:numId w:val="9"/>
        </w:numPr>
        <w:jc w:val="both"/>
        <w:rPr>
          <w:rFonts w:ascii="Bookman Old Style" w:hAnsi="Bookman Old Style"/>
          <w:sz w:val="24"/>
          <w:szCs w:val="24"/>
        </w:rPr>
      </w:pPr>
      <w:r w:rsidRPr="000E1E49">
        <w:rPr>
          <w:rFonts w:ascii="Bookman Old Style" w:hAnsi="Bookman Old Style"/>
          <w:sz w:val="24"/>
          <w:szCs w:val="24"/>
        </w:rPr>
        <w:t>Pruebas</w:t>
      </w:r>
    </w:p>
    <w:p w14:paraId="09E79F44" w14:textId="417E15BE" w:rsidR="000E1E49" w:rsidRPr="000E1E49" w:rsidRDefault="000E1E49" w:rsidP="000E1E49">
      <w:pPr>
        <w:pStyle w:val="Prrafodelista"/>
        <w:numPr>
          <w:ilvl w:val="0"/>
          <w:numId w:val="9"/>
        </w:numPr>
        <w:jc w:val="both"/>
        <w:rPr>
          <w:rFonts w:ascii="Bookman Old Style" w:hAnsi="Bookman Old Style"/>
          <w:sz w:val="24"/>
          <w:szCs w:val="24"/>
        </w:rPr>
      </w:pPr>
      <w:r w:rsidRPr="000E1E49">
        <w:rPr>
          <w:rFonts w:ascii="Bookman Old Style" w:hAnsi="Bookman Old Style"/>
          <w:sz w:val="24"/>
          <w:szCs w:val="24"/>
        </w:rPr>
        <w:t>Documentación del producto</w:t>
      </w:r>
    </w:p>
    <w:p w14:paraId="616B43AB" w14:textId="51537621" w:rsidR="000E1E49" w:rsidRDefault="000E1E49" w:rsidP="000E1E49">
      <w:pPr>
        <w:pStyle w:val="Prrafodelista"/>
        <w:numPr>
          <w:ilvl w:val="0"/>
          <w:numId w:val="9"/>
        </w:numPr>
        <w:jc w:val="both"/>
        <w:rPr>
          <w:rFonts w:ascii="Bookman Old Style" w:hAnsi="Bookman Old Style"/>
          <w:sz w:val="24"/>
          <w:szCs w:val="24"/>
        </w:rPr>
      </w:pPr>
      <w:r w:rsidRPr="000E1E49">
        <w:rPr>
          <w:rFonts w:ascii="Bookman Old Style" w:hAnsi="Bookman Old Style"/>
          <w:sz w:val="24"/>
          <w:szCs w:val="24"/>
        </w:rPr>
        <w:t>Memoria del proyecto</w:t>
      </w:r>
    </w:p>
    <w:p w14:paraId="5180B6A4" w14:textId="3BCCD709" w:rsidR="000E1E49" w:rsidRDefault="000E1E49" w:rsidP="000E1E49">
      <w:pPr>
        <w:jc w:val="both"/>
        <w:rPr>
          <w:rFonts w:ascii="Bookman Old Style" w:hAnsi="Bookman Old Style"/>
          <w:sz w:val="24"/>
          <w:szCs w:val="24"/>
        </w:rPr>
      </w:pPr>
      <w:r>
        <w:rPr>
          <w:rFonts w:ascii="Bookman Old Style" w:hAnsi="Bookman Old Style"/>
          <w:sz w:val="24"/>
          <w:szCs w:val="24"/>
        </w:rPr>
        <w:t>Para cada uno de estos se registrará su nombre, estado y versión correspondiente.</w:t>
      </w:r>
    </w:p>
    <w:p w14:paraId="6196515E" w14:textId="7B45272B" w:rsidR="00E12DB3" w:rsidRPr="00E12DB3" w:rsidRDefault="000E1E49" w:rsidP="009B221D">
      <w:pPr>
        <w:jc w:val="both"/>
        <w:rPr>
          <w:rFonts w:ascii="Bookman Old Style" w:hAnsi="Bookman Old Style"/>
          <w:sz w:val="24"/>
          <w:szCs w:val="24"/>
        </w:rPr>
      </w:pPr>
      <w:r>
        <w:rPr>
          <w:rFonts w:ascii="Bookman Old Style" w:hAnsi="Bookman Old Style"/>
          <w:sz w:val="24"/>
          <w:szCs w:val="24"/>
        </w:rPr>
        <w:t xml:space="preserve">El proceso de </w:t>
      </w:r>
      <w:r w:rsidR="00E12DB3">
        <w:rPr>
          <w:rFonts w:ascii="Bookman Old Style" w:hAnsi="Bookman Old Style"/>
          <w:sz w:val="24"/>
          <w:szCs w:val="24"/>
        </w:rPr>
        <w:t>gestión de configuración se verá apoyado en este proyecto con el uso de la herramienta de control de versiones y cambios GIT</w:t>
      </w:r>
      <w:sdt>
        <w:sdtPr>
          <w:rPr>
            <w:rFonts w:ascii="Bookman Old Style" w:hAnsi="Bookman Old Style"/>
            <w:sz w:val="24"/>
            <w:szCs w:val="24"/>
          </w:rPr>
          <w:id w:val="286626362"/>
          <w:citation/>
        </w:sdtPr>
        <w:sdtEndPr/>
        <w:sdtContent>
          <w:r w:rsidR="00E12DB3">
            <w:rPr>
              <w:rFonts w:ascii="Bookman Old Style" w:hAnsi="Bookman Old Style"/>
              <w:sz w:val="24"/>
              <w:szCs w:val="24"/>
            </w:rPr>
            <w:fldChar w:fldCharType="begin"/>
          </w:r>
          <w:r w:rsidR="00E12DB3">
            <w:rPr>
              <w:rFonts w:ascii="Bookman Old Style" w:hAnsi="Bookman Old Style"/>
              <w:sz w:val="24"/>
              <w:szCs w:val="24"/>
            </w:rPr>
            <w:instrText xml:space="preserve"> CITATION GIT16 \l 13322 </w:instrText>
          </w:r>
          <w:r w:rsidR="00E12DB3">
            <w:rPr>
              <w:rFonts w:ascii="Bookman Old Style" w:hAnsi="Bookman Old Style"/>
              <w:sz w:val="24"/>
              <w:szCs w:val="24"/>
            </w:rPr>
            <w:fldChar w:fldCharType="separate"/>
          </w:r>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(GIT, 2016)</w:t>
          </w:r>
          <w:r w:rsidR="00E12DB3">
            <w:rPr>
              <w:rFonts w:ascii="Bookman Old Style" w:hAnsi="Bookman Old Style"/>
              <w:sz w:val="24"/>
              <w:szCs w:val="24"/>
            </w:rPr>
            <w:fldChar w:fldCharType="end"/>
          </w:r>
        </w:sdtContent>
      </w:sdt>
      <w:r w:rsidR="00E12DB3">
        <w:rPr>
          <w:rFonts w:ascii="Bookman Old Style" w:hAnsi="Bookman Old Style"/>
          <w:sz w:val="24"/>
          <w:szCs w:val="24"/>
        </w:rPr>
        <w:t xml:space="preserve"> en el entorno de desarrollo del equipo involucrado, en donde se mantendrá un registro más detallado de cada uno de las modificaciones realizadas en los elementos anteriormente mencionados. Por otro lado, al final de cada una de las iteraciones se liberará una versión estable y revisada de dichos elementos, y estos se registrarán versionados en el servidor SVN proporcionado por la universidad.</w:t>
      </w:r>
    </w:p>
    <w:p w14:paraId="45A2F625" w14:textId="77777777" w:rsidR="00137A20" w:rsidRDefault="00137A20">
      <w:pPr>
        <w:pStyle w:val="Ttulo2"/>
      </w:pPr>
      <w:bookmarkStart w:id="1076" w:name="_Toc455520364"/>
    </w:p>
    <w:p w14:paraId="5E7F1956" w14:textId="75DF33EE" w:rsidR="004D0BBA" w:rsidRDefault="004D0BBA">
      <w:pPr>
        <w:pStyle w:val="Ttulo2"/>
        <w:rPr>
          <w:ins w:id="1077" w:author="Javier Ebers" w:date="2016-05-02T03:20:00Z"/>
        </w:rPr>
      </w:pPr>
      <w:ins w:id="1078" w:author="Javier Ebers" w:date="2016-05-02T03:18:00Z">
        <w:r w:rsidRPr="004D0BBA">
          <w:t>Gestión de Cambios</w:t>
        </w:r>
      </w:ins>
      <w:bookmarkEnd w:id="1076"/>
    </w:p>
    <w:p w14:paraId="44E9604E" w14:textId="33F32186" w:rsidR="004D0BBA" w:rsidRDefault="004D0BBA">
      <w:pPr>
        <w:jc w:val="both"/>
        <w:pPrChange w:id="1079" w:author="Javier Ebers" w:date="2016-05-02T03:01:00Z">
          <w:pPr>
            <w:pStyle w:val="Ttulo2"/>
          </w:pPr>
        </w:pPrChange>
      </w:pPr>
      <w:ins w:id="1080" w:author="Javier Ebers" w:date="2016-05-02T03:20:00Z">
        <w:r w:rsidRPr="004D0BBA">
          <w:rPr>
            <w:rFonts w:ascii="Bookman Old Style" w:hAnsi="Bookman Old Style"/>
            <w:sz w:val="24"/>
            <w:szCs w:val="24"/>
          </w:rPr>
          <w:t xml:space="preserve">La aprobación de un cambio en la línea base del proyecto deberá ser analizada por el equipo de trabajo y registrado en </w:t>
        </w:r>
      </w:ins>
      <w:ins w:id="1081" w:author="Javier Ebers" w:date="2016-05-02T03:23:00Z">
        <w:r>
          <w:rPr>
            <w:rFonts w:ascii="Bookman Old Style" w:hAnsi="Bookman Old Style"/>
            <w:sz w:val="24"/>
            <w:szCs w:val="24"/>
          </w:rPr>
          <w:t>la plantilla</w:t>
        </w:r>
      </w:ins>
      <w:ins w:id="1082" w:author="Javier Ebers" w:date="2016-05-02T03:20:00Z">
        <w:r w:rsidRPr="004D0BBA">
          <w:rPr>
            <w:rFonts w:ascii="Bookman Old Style" w:hAnsi="Bookman Old Style"/>
            <w:sz w:val="24"/>
            <w:szCs w:val="24"/>
          </w:rPr>
          <w:t xml:space="preserve"> de control de cambios</w:t>
        </w:r>
      </w:ins>
      <w:ins w:id="1083" w:author="Javier Ebers" w:date="2016-05-02T03:23:00Z">
        <w:r>
          <w:rPr>
            <w:rFonts w:ascii="Bookman Old Style" w:hAnsi="Bookman Old Style"/>
            <w:sz w:val="24"/>
            <w:szCs w:val="24"/>
          </w:rPr>
          <w:t xml:space="preserve"> (</w:t>
        </w:r>
      </w:ins>
      <w:ins w:id="1084" w:author="Javier Ebers" w:date="2016-05-05T00:50:00Z">
        <w:r w:rsidR="00A70E38" w:rsidRPr="00A70E38">
          <w:rPr>
            <w:rFonts w:ascii="Bookman Old Style" w:hAnsi="Bookman Old Style"/>
            <w:sz w:val="24"/>
            <w:szCs w:val="24"/>
            <w:rPrChange w:id="1085" w:author="Javier Ebers" w:date="2016-05-05T00:50:00Z">
              <w:rPr>
                <w:b w:val="0"/>
                <w:i/>
                <w:color w:val="FF0000"/>
              </w:rPr>
            </w:rPrChange>
          </w:rPr>
          <w:t>revisar en el Anexo</w:t>
        </w:r>
      </w:ins>
      <w:ins w:id="1086" w:author="Javier Ebers" w:date="2016-05-02T03:23:00Z">
        <w:r>
          <w:rPr>
            <w:rFonts w:ascii="Bookman Old Style" w:hAnsi="Bookman Old Style"/>
            <w:sz w:val="24"/>
            <w:szCs w:val="24"/>
          </w:rPr>
          <w:t>)</w:t>
        </w:r>
      </w:ins>
      <w:ins w:id="1087" w:author="Javier Ebers" w:date="2016-05-02T03:20:00Z">
        <w:r w:rsidRPr="004D0BBA">
          <w:rPr>
            <w:rFonts w:ascii="Bookman Old Style" w:hAnsi="Bookman Old Style"/>
            <w:sz w:val="24"/>
            <w:szCs w:val="24"/>
          </w:rPr>
          <w:t>, teniendo en cuenta los factores que crean cambios en el alcance del proyecto y de controlar el impacto de dicho cambio, a fin de garantizar que todo el cambio se procese adecuadamente. Es importante precisar que los responsables d</w:t>
        </w:r>
        <w:r>
          <w:rPr>
            <w:rFonts w:ascii="Bookman Old Style" w:hAnsi="Bookman Old Style"/>
            <w:sz w:val="24"/>
            <w:szCs w:val="24"/>
          </w:rPr>
          <w:t>e la aprobación del cambio será</w:t>
        </w:r>
        <w:r w:rsidRPr="004D0BBA">
          <w:rPr>
            <w:rFonts w:ascii="Bookman Old Style" w:hAnsi="Bookman Old Style"/>
            <w:sz w:val="24"/>
            <w:szCs w:val="24"/>
          </w:rPr>
          <w:t xml:space="preserve"> el coordinador del proyecto.</w:t>
        </w:r>
      </w:ins>
    </w:p>
    <w:p w14:paraId="4CDAE037" w14:textId="0E080766" w:rsidR="00C92A70" w:rsidRDefault="00C92A70" w:rsidP="00E76E0C">
      <w:pPr>
        <w:ind w:left="708" w:hanging="708"/>
        <w:jc w:val="both"/>
        <w:rPr>
          <w:ins w:id="1088" w:author="Javier Ebers" w:date="2016-05-02T03:20:00Z"/>
        </w:rPr>
      </w:pPr>
      <w:r>
        <w:rPr>
          <w:rFonts w:ascii="Bookman Old Style" w:hAnsi="Bookman Old Style"/>
          <w:sz w:val="24"/>
          <w:szCs w:val="24"/>
        </w:rPr>
        <w:t xml:space="preserve">Además, en apoyo a esto, se hará uso de la herramienta </w:t>
      </w:r>
      <w:r w:rsidR="00E76E0C">
        <w:rPr>
          <w:rFonts w:ascii="Bookman Old Style" w:hAnsi="Bookman Old Style"/>
          <w:sz w:val="24"/>
          <w:szCs w:val="24"/>
        </w:rPr>
        <w:t>Projeqtor</w:t>
      </w:r>
      <w:r>
        <w:rPr>
          <w:rFonts w:ascii="Bookman Old Style" w:hAnsi="Bookman Old Style"/>
          <w:sz w:val="24"/>
          <w:szCs w:val="24"/>
        </w:rPr>
        <w:t xml:space="preserve"> a modo de sistema de seguimiento de cambios, en donde se pueda visualizar en todo momento los cambios solicitados, la especificación de los mismos, su prioridad y el estado en el que se encuentran, ya sea pendiente, en desarrollo o terminadas</w:t>
      </w:r>
      <w:r w:rsidR="00E76E0C">
        <w:rPr>
          <w:rFonts w:ascii="Bookman Old Style" w:hAnsi="Bookman Old Style"/>
          <w:sz w:val="24"/>
          <w:szCs w:val="24"/>
        </w:rPr>
        <w:t>, los responsables de cada uno de esos y las fechas estimadas de resolución</w:t>
      </w:r>
      <w:r>
        <w:rPr>
          <w:rFonts w:ascii="Bookman Old Style" w:hAnsi="Bookman Old Style"/>
          <w:sz w:val="24"/>
          <w:szCs w:val="24"/>
        </w:rPr>
        <w:t>.</w:t>
      </w:r>
    </w:p>
    <w:p w14:paraId="2BE981C4" w14:textId="77777777" w:rsidR="004D0BBA" w:rsidRPr="004D0BBA" w:rsidRDefault="004D0BBA">
      <w:pPr>
        <w:jc w:val="both"/>
        <w:rPr>
          <w:ins w:id="1089" w:author="Javier Ebers" w:date="2016-05-02T03:18:00Z"/>
        </w:rPr>
        <w:pPrChange w:id="1090" w:author="Javier Ebers" w:date="2016-05-02T03:01:00Z">
          <w:pPr>
            <w:pStyle w:val="Ttulo2"/>
          </w:pPr>
        </w:pPrChange>
      </w:pPr>
    </w:p>
    <w:p w14:paraId="552F3A93" w14:textId="0FE6F711" w:rsidR="00600276" w:rsidRDefault="004D0BBA" w:rsidP="00600276">
      <w:pPr>
        <w:jc w:val="both"/>
        <w:rPr>
          <w:ins w:id="1091" w:author="Javier Ebers" w:date="2016-05-02T03:20:00Z"/>
        </w:rPr>
      </w:pPr>
      <w:ins w:id="1092" w:author="Javier Ebers" w:date="2016-05-02T03:20:00Z">
        <w:r w:rsidRPr="007E3CE6">
          <w:rPr>
            <w:noProof/>
            <w:lang w:eastAsia="es-CL"/>
            <w:rPrChange w:id="1093" w:author="Unknown">
              <w:rPr>
                <w:rFonts w:ascii="Bookman Old Style" w:hAnsi="Bookman Old Style"/>
                <w:b/>
                <w:noProof/>
                <w:sz w:val="24"/>
                <w:szCs w:val="24"/>
                <w:lang w:eastAsia="es-CL"/>
              </w:rPr>
            </w:rPrChange>
          </w:rPr>
          <w:drawing>
            <wp:inline distT="0" distB="0" distL="0" distR="0" wp14:anchorId="7BE09E39" wp14:editId="127446BF">
              <wp:extent cx="5612130" cy="451485"/>
              <wp:effectExtent l="0" t="0" r="7620" b="24765"/>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ins>
    </w:p>
    <w:p w14:paraId="2AA0FC9A" w14:textId="2F9EB2CE" w:rsidR="00600276" w:rsidRDefault="00E6415F" w:rsidP="00E6415F">
      <w:pPr>
        <w:pStyle w:val="Descripcin"/>
        <w:rPr>
          <w:szCs w:val="20"/>
        </w:rPr>
      </w:pPr>
      <w:bookmarkStart w:id="1094" w:name="_Toc455521872"/>
      <w:r>
        <w:t xml:space="preserve">Figura </w:t>
      </w:r>
      <w:r w:rsidR="008F60B8">
        <w:fldChar w:fldCharType="begin"/>
      </w:r>
      <w:r w:rsidR="008F60B8">
        <w:instrText xml:space="preserve"> SEQ Figura \* ARABIC </w:instrText>
      </w:r>
      <w:r w:rsidR="008F60B8">
        <w:fldChar w:fldCharType="separate"/>
      </w:r>
      <w:r w:rsidR="008B023B">
        <w:rPr>
          <w:noProof/>
        </w:rPr>
        <w:t>13</w:t>
      </w:r>
      <w:r w:rsidR="008F60B8">
        <w:rPr>
          <w:noProof/>
        </w:rPr>
        <w:fldChar w:fldCharType="end"/>
      </w:r>
      <w:r w:rsidRPr="00692B8A">
        <w:t>: Proceso de gestión de cambios</w:t>
      </w:r>
      <w:bookmarkEnd w:id="1094"/>
    </w:p>
    <w:p w14:paraId="7D0766F9" w14:textId="77777777" w:rsidR="00600276" w:rsidRDefault="00600276" w:rsidP="00600276">
      <w:pPr>
        <w:jc w:val="center"/>
        <w:rPr>
          <w:rFonts w:ascii="Bookman Old Style" w:hAnsi="Bookman Old Style"/>
          <w:sz w:val="20"/>
          <w:szCs w:val="20"/>
        </w:rPr>
      </w:pPr>
    </w:p>
    <w:p w14:paraId="4505E1BB" w14:textId="77777777" w:rsidR="00600276" w:rsidRDefault="00600276" w:rsidP="00600276">
      <w:pPr>
        <w:jc w:val="center"/>
        <w:rPr>
          <w:sz w:val="20"/>
          <w:szCs w:val="20"/>
        </w:rPr>
      </w:pPr>
    </w:p>
    <w:p w14:paraId="26FCA717" w14:textId="77777777" w:rsidR="00137A20" w:rsidRPr="004D0BBA" w:rsidRDefault="00137A20" w:rsidP="00600276">
      <w:pPr>
        <w:jc w:val="center"/>
        <w:rPr>
          <w:ins w:id="1095" w:author="Javier Ebers" w:date="2016-05-02T02:45:00Z"/>
          <w:sz w:val="20"/>
          <w:szCs w:val="20"/>
          <w:rPrChange w:id="1096" w:author="Javier Ebers" w:date="2016-05-02T03:21:00Z">
            <w:rPr>
              <w:ins w:id="1097" w:author="Javier Ebers" w:date="2016-05-02T02:45:00Z"/>
            </w:rPr>
          </w:rPrChange>
        </w:rPr>
      </w:pPr>
    </w:p>
    <w:p w14:paraId="4AEFFE13" w14:textId="0A3F5237" w:rsidR="008369CD" w:rsidRDefault="008369CD" w:rsidP="008369CD">
      <w:pPr>
        <w:pStyle w:val="Ttulo2"/>
        <w:rPr>
          <w:ins w:id="1098" w:author="alumno" w:date="2016-05-02T18:37:00Z"/>
        </w:rPr>
      </w:pPr>
      <w:bookmarkStart w:id="1099" w:name="_Toc455520365"/>
      <w:ins w:id="1100" w:author="Javier Ebers" w:date="2016-05-02T02:45:00Z">
        <w:r>
          <w:t>Gestión de Riesgos</w:t>
        </w:r>
      </w:ins>
      <w:bookmarkEnd w:id="1099"/>
    </w:p>
    <w:p w14:paraId="705DDD51" w14:textId="3627B4B8" w:rsidR="008E08A6" w:rsidRPr="007E3CE6" w:rsidRDefault="008E08A6">
      <w:pPr>
        <w:jc w:val="both"/>
        <w:rPr>
          <w:ins w:id="1101" w:author="Javier Ebers" w:date="2016-05-02T03:24:00Z"/>
        </w:rPr>
        <w:pPrChange w:id="1102" w:author="Javier Ebers" w:date="2016-05-05T00:00:00Z">
          <w:pPr>
            <w:pStyle w:val="Ttulo2"/>
          </w:pPr>
        </w:pPrChange>
      </w:pPr>
      <w:ins w:id="1103" w:author="alumno" w:date="2016-05-02T18:37:00Z">
        <w:r w:rsidRPr="007207AD">
          <w:rPr>
            <w:rFonts w:ascii="Bookman Old Style" w:hAnsi="Bookman Old Style"/>
            <w:sz w:val="24"/>
            <w:szCs w:val="24"/>
          </w:rPr>
          <w:t xml:space="preserve">La gestión de los </w:t>
        </w:r>
      </w:ins>
      <w:ins w:id="1104" w:author="alumno" w:date="2016-05-02T18:38:00Z">
        <w:r w:rsidRPr="007207AD">
          <w:rPr>
            <w:rFonts w:ascii="Bookman Old Style" w:hAnsi="Bookman Old Style"/>
            <w:sz w:val="24"/>
            <w:szCs w:val="24"/>
          </w:rPr>
          <w:t>riesgos</w:t>
        </w:r>
      </w:ins>
      <w:ins w:id="1105" w:author="alumno" w:date="2016-05-02T18:37:00Z">
        <w:r w:rsidRPr="007207AD">
          <w:rPr>
            <w:rFonts w:ascii="Bookman Old Style" w:hAnsi="Bookman Old Style"/>
            <w:sz w:val="24"/>
            <w:szCs w:val="24"/>
          </w:rPr>
          <w:t xml:space="preserve">, será un proceso que se </w:t>
        </w:r>
      </w:ins>
      <w:ins w:id="1106" w:author="alumno" w:date="2016-05-02T18:38:00Z">
        <w:r w:rsidRPr="007207AD">
          <w:rPr>
            <w:rFonts w:ascii="Bookman Old Style" w:hAnsi="Bookman Old Style"/>
            <w:sz w:val="24"/>
            <w:szCs w:val="24"/>
          </w:rPr>
          <w:t>realizará</w:t>
        </w:r>
      </w:ins>
      <w:ins w:id="1107" w:author="alumno" w:date="2016-05-02T18:37:00Z">
        <w:r w:rsidRPr="007207AD">
          <w:rPr>
            <w:rFonts w:ascii="Bookman Old Style" w:hAnsi="Bookman Old Style"/>
            <w:sz w:val="24"/>
            <w:szCs w:val="24"/>
          </w:rPr>
          <w:t xml:space="preserve"> iterativamente a lo largo de todo el desarrollo del proyecto</w:t>
        </w:r>
      </w:ins>
      <w:ins w:id="1108" w:author="alumno" w:date="2016-05-02T18:38:00Z">
        <w:r w:rsidRPr="007207AD">
          <w:rPr>
            <w:rFonts w:ascii="Bookman Old Style" w:hAnsi="Bookman Old Style"/>
            <w:sz w:val="24"/>
            <w:szCs w:val="24"/>
          </w:rPr>
          <w:t xml:space="preserve">. Se indica que es de carácter iterativo ya que se </w:t>
        </w:r>
      </w:ins>
      <w:ins w:id="1109" w:author="alumno" w:date="2016-05-02T18:46:00Z">
        <w:r w:rsidR="00554082" w:rsidRPr="007207AD">
          <w:rPr>
            <w:rFonts w:ascii="Bookman Old Style" w:hAnsi="Bookman Old Style"/>
            <w:sz w:val="24"/>
            <w:szCs w:val="24"/>
          </w:rPr>
          <w:t>repetirá</w:t>
        </w:r>
      </w:ins>
      <w:ins w:id="1110" w:author="alumno" w:date="2016-05-02T18:38:00Z">
        <w:r w:rsidRPr="007207AD">
          <w:rPr>
            <w:rFonts w:ascii="Bookman Old Style" w:hAnsi="Bookman Old Style"/>
            <w:sz w:val="24"/>
            <w:szCs w:val="24"/>
          </w:rPr>
          <w:t xml:space="preserve"> </w:t>
        </w:r>
      </w:ins>
      <w:ins w:id="1111" w:author="alumno" w:date="2016-05-02T18:39:00Z">
        <w:r w:rsidRPr="007207AD">
          <w:rPr>
            <w:rFonts w:ascii="Bookman Old Style" w:hAnsi="Bookman Old Style"/>
            <w:sz w:val="24"/>
            <w:szCs w:val="24"/>
          </w:rPr>
          <w:t xml:space="preserve">finalizado cada uno de los hitos intermedios especificados. En este proceso, se </w:t>
        </w:r>
      </w:ins>
      <w:ins w:id="1112" w:author="alumno" w:date="2016-05-02T18:46:00Z">
        <w:r w:rsidR="00554082" w:rsidRPr="007207AD">
          <w:rPr>
            <w:rFonts w:ascii="Bookman Old Style" w:hAnsi="Bookman Old Style"/>
            <w:sz w:val="24"/>
            <w:szCs w:val="24"/>
          </w:rPr>
          <w:t>recopilará</w:t>
        </w:r>
      </w:ins>
      <w:ins w:id="1113" w:author="alumno" w:date="2016-05-02T18:39:00Z">
        <w:r w:rsidRPr="007207AD">
          <w:rPr>
            <w:rFonts w:ascii="Bookman Old Style" w:hAnsi="Bookman Old Style"/>
            <w:sz w:val="24"/>
            <w:szCs w:val="24"/>
          </w:rPr>
          <w:t xml:space="preserve"> la información pertinente que permita identificar nuevos riesgos, y evidenciar cambios en los que ya se tenían definidos en iteraciones anteriores. </w:t>
        </w:r>
      </w:ins>
      <w:ins w:id="1114" w:author="alumno" w:date="2016-05-02T18:40:00Z">
        <w:r w:rsidRPr="007207AD">
          <w:rPr>
            <w:rFonts w:ascii="Bookman Old Style" w:hAnsi="Bookman Old Style"/>
            <w:sz w:val="24"/>
            <w:szCs w:val="24"/>
          </w:rPr>
          <w:t xml:space="preserve">Luego de la identificación de dichos riesgos, se prosigue con el </w:t>
        </w:r>
      </w:ins>
      <w:ins w:id="1115" w:author="alumno" w:date="2016-05-02T18:41:00Z">
        <w:r w:rsidRPr="007207AD">
          <w:rPr>
            <w:rFonts w:ascii="Bookman Old Style" w:hAnsi="Bookman Old Style"/>
            <w:sz w:val="24"/>
            <w:szCs w:val="24"/>
          </w:rPr>
          <w:t>análisis tanto cualitativo como cuantitativo de estos</w:t>
        </w:r>
        <w:r w:rsidR="00554082" w:rsidRPr="007207AD">
          <w:rPr>
            <w:rFonts w:ascii="Bookman Old Style" w:hAnsi="Bookman Old Style"/>
            <w:sz w:val="24"/>
            <w:szCs w:val="24"/>
          </w:rPr>
          <w:t xml:space="preserve">, lo que permita tener una visión </w:t>
        </w:r>
      </w:ins>
      <w:ins w:id="1116" w:author="alumno" w:date="2016-05-02T18:46:00Z">
        <w:r w:rsidR="00554082" w:rsidRPr="007207AD">
          <w:rPr>
            <w:rFonts w:ascii="Bookman Old Style" w:hAnsi="Bookman Old Style"/>
            <w:sz w:val="24"/>
            <w:szCs w:val="24"/>
          </w:rPr>
          <w:t>más</w:t>
        </w:r>
      </w:ins>
      <w:ins w:id="1117" w:author="alumno" w:date="2016-05-02T18:41:00Z">
        <w:r w:rsidR="00554082" w:rsidRPr="007207AD">
          <w:rPr>
            <w:rFonts w:ascii="Bookman Old Style" w:hAnsi="Bookman Old Style"/>
            <w:sz w:val="24"/>
            <w:szCs w:val="24"/>
          </w:rPr>
          <w:t xml:space="preserve"> clara de la severidad y posible impacto en el proyecto que</w:t>
        </w:r>
      </w:ins>
      <w:ins w:id="1118" w:author="alumno" w:date="2016-05-02T18:46:00Z">
        <w:r w:rsidR="00554082" w:rsidRPr="007207AD">
          <w:rPr>
            <w:rFonts w:ascii="Bookman Old Style" w:hAnsi="Bookman Old Style"/>
            <w:sz w:val="24"/>
            <w:szCs w:val="24"/>
          </w:rPr>
          <w:t xml:space="preserve"> </w:t>
        </w:r>
      </w:ins>
      <w:ins w:id="1119" w:author="alumno" w:date="2016-05-02T18:41:00Z">
        <w:r w:rsidR="00554082" w:rsidRPr="007207AD">
          <w:rPr>
            <w:rFonts w:ascii="Bookman Old Style" w:hAnsi="Bookman Old Style"/>
            <w:sz w:val="24"/>
            <w:szCs w:val="24"/>
          </w:rPr>
          <w:t>p</w:t>
        </w:r>
      </w:ins>
      <w:ins w:id="1120" w:author="alumno" w:date="2016-05-02T18:46:00Z">
        <w:r w:rsidR="00554082" w:rsidRPr="007207AD">
          <w:rPr>
            <w:rFonts w:ascii="Bookman Old Style" w:hAnsi="Bookman Old Style"/>
            <w:sz w:val="24"/>
            <w:szCs w:val="24"/>
          </w:rPr>
          <w:t>ue</w:t>
        </w:r>
      </w:ins>
      <w:ins w:id="1121" w:author="alumno" w:date="2016-05-02T18:41:00Z">
        <w:r w:rsidR="00554082" w:rsidRPr="007207AD">
          <w:rPr>
            <w:rFonts w:ascii="Bookman Old Style" w:hAnsi="Bookman Old Style"/>
            <w:sz w:val="24"/>
            <w:szCs w:val="24"/>
          </w:rPr>
          <w:t xml:space="preserve">da tener cada uno de ellos, y con esto, planificar las actividades de </w:t>
        </w:r>
      </w:ins>
      <w:ins w:id="1122" w:author="alumno" w:date="2016-05-02T18:42:00Z">
        <w:r w:rsidR="00554082" w:rsidRPr="007207AD">
          <w:rPr>
            <w:rFonts w:ascii="Bookman Old Style" w:hAnsi="Bookman Old Style"/>
            <w:sz w:val="24"/>
            <w:szCs w:val="24"/>
          </w:rPr>
          <w:t>mitigación</w:t>
        </w:r>
      </w:ins>
      <w:ins w:id="1123" w:author="alumno" w:date="2016-05-02T18:41:00Z">
        <w:r w:rsidR="00554082" w:rsidRPr="007207AD">
          <w:rPr>
            <w:rFonts w:ascii="Bookman Old Style" w:hAnsi="Bookman Old Style"/>
            <w:sz w:val="24"/>
            <w:szCs w:val="24"/>
          </w:rPr>
          <w:t xml:space="preserve"> </w:t>
        </w:r>
      </w:ins>
      <w:ins w:id="1124" w:author="alumno" w:date="2016-05-02T18:42:00Z">
        <w:r w:rsidR="00554082" w:rsidRPr="007207AD">
          <w:rPr>
            <w:rFonts w:ascii="Bookman Old Style" w:hAnsi="Bookman Old Style"/>
            <w:sz w:val="24"/>
            <w:szCs w:val="24"/>
          </w:rPr>
          <w:t xml:space="preserve">pertinentes y de contingencia en caso de que alguno de estos riesgos efectivamente se active. </w:t>
        </w:r>
      </w:ins>
      <w:ins w:id="1125" w:author="alumno" w:date="2016-05-02T18:43:00Z">
        <w:r w:rsidR="00554082" w:rsidRPr="007207AD">
          <w:rPr>
            <w:rFonts w:ascii="Bookman Old Style" w:hAnsi="Bookman Old Style"/>
            <w:sz w:val="24"/>
            <w:szCs w:val="24"/>
          </w:rPr>
          <w:t xml:space="preserve">Durante todo el proceso de desarrollo del proyecto los riesgos identificados y analizados en la iteración, serán monitorizados </w:t>
        </w:r>
      </w:ins>
      <w:ins w:id="1126" w:author="alumno" w:date="2016-05-02T18:44:00Z">
        <w:r w:rsidR="00554082" w:rsidRPr="007207AD">
          <w:rPr>
            <w:rFonts w:ascii="Bookman Old Style" w:hAnsi="Bookman Old Style"/>
            <w:sz w:val="24"/>
            <w:szCs w:val="24"/>
          </w:rPr>
          <w:t xml:space="preserve">y controlados a modo de disminuir el impacto que estos puedan tener y </w:t>
        </w:r>
        <w:r w:rsidR="00554082" w:rsidRPr="007207AD">
          <w:rPr>
            <w:rFonts w:ascii="Bookman Old Style" w:hAnsi="Bookman Old Style"/>
            <w:sz w:val="24"/>
            <w:szCs w:val="24"/>
          </w:rPr>
          <w:lastRenderedPageBreak/>
          <w:t xml:space="preserve">ejecutar acciones de contingencia en caso de ser necesario. </w:t>
        </w:r>
      </w:ins>
      <w:ins w:id="1127" w:author="alumno" w:date="2016-05-02T18:45:00Z">
        <w:r w:rsidR="00554082" w:rsidRPr="007207AD">
          <w:rPr>
            <w:rFonts w:ascii="Bookman Old Style" w:hAnsi="Bookman Old Style"/>
            <w:sz w:val="24"/>
            <w:szCs w:val="24"/>
          </w:rPr>
          <w:t xml:space="preserve">Por último, cabe destacar que si el proyecto </w:t>
        </w:r>
      </w:ins>
      <w:ins w:id="1128" w:author="alumno" w:date="2016-05-02T18:46:00Z">
        <w:r w:rsidR="00554082" w:rsidRPr="007207AD">
          <w:rPr>
            <w:rFonts w:ascii="Bookman Old Style" w:hAnsi="Bookman Old Style"/>
            <w:sz w:val="24"/>
            <w:szCs w:val="24"/>
          </w:rPr>
          <w:t>aún</w:t>
        </w:r>
      </w:ins>
      <w:ins w:id="1129" w:author="alumno" w:date="2016-05-02T18:45:00Z">
        <w:r w:rsidR="00554082" w:rsidRPr="007207AD">
          <w:rPr>
            <w:rFonts w:ascii="Bookman Old Style" w:hAnsi="Bookman Old Style"/>
            <w:sz w:val="24"/>
            <w:szCs w:val="24"/>
          </w:rPr>
          <w:t xml:space="preserve"> no se concluye y se ha alcanzado un punto importante en el desarrollo de este como es el caso de los hitos, este proceso se vuelve a </w:t>
        </w:r>
      </w:ins>
      <w:ins w:id="1130" w:author="alumno" w:date="2016-05-02T18:46:00Z">
        <w:r w:rsidR="00554082" w:rsidRPr="007207AD">
          <w:rPr>
            <w:rFonts w:ascii="Bookman Old Style" w:hAnsi="Bookman Old Style"/>
            <w:sz w:val="24"/>
            <w:szCs w:val="24"/>
          </w:rPr>
          <w:t>ejecutar y se registran los cambios pertinentes en la matriz de riesgos.</w:t>
        </w:r>
      </w:ins>
    </w:p>
    <w:p w14:paraId="499D048B" w14:textId="77777777" w:rsidR="004D0BBA" w:rsidRPr="009B221D" w:rsidRDefault="004D0BBA">
      <w:pPr>
        <w:rPr>
          <w:ins w:id="1131" w:author="Javier Ebers" w:date="2016-05-02T02:45:00Z"/>
        </w:rPr>
        <w:pPrChange w:id="1132" w:author="Javier Ebers" w:date="2016-05-02T03:24:00Z">
          <w:pPr>
            <w:pStyle w:val="Ttulo2"/>
          </w:pPr>
        </w:pPrChange>
      </w:pPr>
    </w:p>
    <w:p w14:paraId="6B88C8A1" w14:textId="7D738D39" w:rsidR="003314A3" w:rsidRDefault="008369CD" w:rsidP="001D5228">
      <w:pPr>
        <w:rPr>
          <w:rFonts w:ascii="Bookman Old Style" w:hAnsi="Bookman Old Style"/>
        </w:rPr>
      </w:pPr>
      <w:ins w:id="1133" w:author="Javier Ebers" w:date="2016-05-02T02:45:00Z">
        <w:r>
          <w:rPr>
            <w:noProof/>
            <w:lang w:eastAsia="es-CL"/>
            <w:rPrChange w:id="1134" w:author="Unknown">
              <w:rPr>
                <w:rFonts w:ascii="Bookman Old Style" w:hAnsi="Bookman Old Style"/>
                <w:b/>
                <w:noProof/>
                <w:sz w:val="24"/>
                <w:szCs w:val="24"/>
                <w:lang w:eastAsia="es-CL"/>
              </w:rPr>
            </w:rPrChange>
          </w:rPr>
          <w:drawing>
            <wp:inline distT="0" distB="0" distL="0" distR="0" wp14:anchorId="7684725A" wp14:editId="04B3B921">
              <wp:extent cx="5612130" cy="2742565"/>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42565"/>
                      </a:xfrm>
                      <a:prstGeom prst="rect">
                        <a:avLst/>
                      </a:prstGeom>
                    </pic:spPr>
                  </pic:pic>
                </a:graphicData>
              </a:graphic>
            </wp:inline>
          </w:drawing>
        </w:r>
      </w:ins>
    </w:p>
    <w:p w14:paraId="0DB19DAD" w14:textId="0580D883" w:rsidR="00600276" w:rsidRDefault="00E6415F" w:rsidP="00E6415F">
      <w:pPr>
        <w:pStyle w:val="Descripcin"/>
      </w:pPr>
      <w:bookmarkStart w:id="1135" w:name="_Toc455521873"/>
      <w:r>
        <w:t xml:space="preserve">Figura </w:t>
      </w:r>
      <w:r w:rsidR="008F60B8">
        <w:fldChar w:fldCharType="begin"/>
      </w:r>
      <w:r w:rsidR="008F60B8">
        <w:instrText xml:space="preserve"> SEQ Figura \* ARABIC </w:instrText>
      </w:r>
      <w:r w:rsidR="008F60B8">
        <w:fldChar w:fldCharType="separate"/>
      </w:r>
      <w:r w:rsidR="008B023B">
        <w:rPr>
          <w:noProof/>
        </w:rPr>
        <w:t>14</w:t>
      </w:r>
      <w:r w:rsidR="008F60B8">
        <w:rPr>
          <w:noProof/>
        </w:rPr>
        <w:fldChar w:fldCharType="end"/>
      </w:r>
      <w:r w:rsidRPr="00D37240">
        <w:t>: Proceso de gestión de riesgos</w:t>
      </w:r>
      <w:bookmarkEnd w:id="1135"/>
    </w:p>
    <w:p w14:paraId="03E5BDFB" w14:textId="77777777" w:rsidR="00600276" w:rsidRDefault="00600276" w:rsidP="003314A3">
      <w:pPr>
        <w:rPr>
          <w:rFonts w:ascii="Bookman Old Style" w:hAnsi="Bookman Old Style"/>
        </w:rPr>
      </w:pPr>
    </w:p>
    <w:p w14:paraId="17C9CCA6" w14:textId="77777777" w:rsidR="00137A20" w:rsidRDefault="00137A20" w:rsidP="003314A3">
      <w:pPr>
        <w:rPr>
          <w:rFonts w:ascii="Bookman Old Style" w:hAnsi="Bookman Old Style"/>
        </w:rPr>
      </w:pPr>
    </w:p>
    <w:p w14:paraId="5E49755A" w14:textId="77777777" w:rsidR="00137A20" w:rsidRDefault="00137A20" w:rsidP="003314A3">
      <w:pPr>
        <w:rPr>
          <w:rFonts w:ascii="Bookman Old Style" w:hAnsi="Bookman Old Style"/>
        </w:rPr>
      </w:pPr>
    </w:p>
    <w:p w14:paraId="4327DDAE" w14:textId="77777777" w:rsidR="00137A20" w:rsidRDefault="00137A20" w:rsidP="003314A3">
      <w:pPr>
        <w:rPr>
          <w:rFonts w:ascii="Bookman Old Style" w:hAnsi="Bookman Old Style"/>
        </w:rPr>
      </w:pPr>
    </w:p>
    <w:p w14:paraId="6B7029D6" w14:textId="77777777" w:rsidR="00137A20" w:rsidRDefault="00137A20" w:rsidP="003314A3">
      <w:pPr>
        <w:rPr>
          <w:rFonts w:ascii="Bookman Old Style" w:hAnsi="Bookman Old Style"/>
        </w:rPr>
      </w:pPr>
    </w:p>
    <w:p w14:paraId="4901D779" w14:textId="77777777" w:rsidR="00137A20" w:rsidRDefault="00137A20" w:rsidP="003314A3">
      <w:pPr>
        <w:rPr>
          <w:rFonts w:ascii="Bookman Old Style" w:hAnsi="Bookman Old Style"/>
        </w:rPr>
      </w:pPr>
    </w:p>
    <w:p w14:paraId="66B429FA" w14:textId="77777777" w:rsidR="00137A20" w:rsidRDefault="00137A20" w:rsidP="003314A3">
      <w:pPr>
        <w:rPr>
          <w:rFonts w:ascii="Bookman Old Style" w:hAnsi="Bookman Old Style"/>
        </w:rPr>
      </w:pPr>
    </w:p>
    <w:p w14:paraId="28BB40AD" w14:textId="77777777" w:rsidR="00137A20" w:rsidRDefault="00137A20" w:rsidP="003314A3">
      <w:pPr>
        <w:rPr>
          <w:rFonts w:ascii="Bookman Old Style" w:hAnsi="Bookman Old Style"/>
        </w:rPr>
      </w:pPr>
    </w:p>
    <w:p w14:paraId="32ACF30E" w14:textId="77777777" w:rsidR="00137A20" w:rsidRDefault="00137A20" w:rsidP="003314A3">
      <w:pPr>
        <w:rPr>
          <w:rFonts w:ascii="Bookman Old Style" w:hAnsi="Bookman Old Style"/>
        </w:rPr>
      </w:pPr>
    </w:p>
    <w:p w14:paraId="2FF5417E" w14:textId="77777777" w:rsidR="00137A20" w:rsidRDefault="00137A20" w:rsidP="003314A3">
      <w:pPr>
        <w:rPr>
          <w:rFonts w:ascii="Bookman Old Style" w:hAnsi="Bookman Old Style"/>
        </w:rPr>
      </w:pPr>
    </w:p>
    <w:p w14:paraId="6EDE5DB4" w14:textId="77777777" w:rsidR="00137A20" w:rsidRDefault="00137A20" w:rsidP="003314A3">
      <w:pPr>
        <w:rPr>
          <w:rFonts w:ascii="Bookman Old Style" w:hAnsi="Bookman Old Style"/>
        </w:rPr>
      </w:pPr>
    </w:p>
    <w:p w14:paraId="63BDC7E9" w14:textId="77777777" w:rsidR="00137A20" w:rsidRDefault="00137A20" w:rsidP="003314A3">
      <w:pPr>
        <w:rPr>
          <w:rFonts w:ascii="Bookman Old Style" w:hAnsi="Bookman Old Style"/>
        </w:rPr>
      </w:pPr>
    </w:p>
    <w:p w14:paraId="02AB29DD" w14:textId="77777777" w:rsidR="00137A20" w:rsidRDefault="00137A20" w:rsidP="003314A3">
      <w:pPr>
        <w:rPr>
          <w:rFonts w:ascii="Bookman Old Style" w:hAnsi="Bookman Old Style"/>
        </w:rPr>
      </w:pPr>
    </w:p>
    <w:p w14:paraId="19B1D211" w14:textId="35874DBF" w:rsidR="007B34FA" w:rsidRDefault="007B34FA" w:rsidP="007B34FA">
      <w:pPr>
        <w:pStyle w:val="Ttulo1"/>
      </w:pPr>
      <w:bookmarkStart w:id="1136" w:name="_Toc455520366"/>
      <w:r>
        <w:lastRenderedPageBreak/>
        <w:t>Capitulo IV</w:t>
      </w:r>
      <w:bookmarkEnd w:id="1136"/>
    </w:p>
    <w:p w14:paraId="0B4F684C" w14:textId="77777777" w:rsidR="00CB79F7" w:rsidRDefault="00CB79F7" w:rsidP="00CB79F7"/>
    <w:p w14:paraId="0060ED53" w14:textId="5E438A60" w:rsidR="00CB79F7" w:rsidRPr="00CB79F7" w:rsidRDefault="00CB79F7" w:rsidP="00CB79F7">
      <w:pPr>
        <w:pStyle w:val="Ttulo2"/>
      </w:pPr>
      <w:bookmarkStart w:id="1137" w:name="_Toc455520367"/>
      <w:r>
        <w:t>Análisis</w:t>
      </w:r>
      <w:bookmarkEnd w:id="1137"/>
    </w:p>
    <w:p w14:paraId="1FB5EEA6" w14:textId="60205BF1" w:rsidR="00600276" w:rsidRPr="00CB79F7" w:rsidRDefault="00CB79F7" w:rsidP="003314A3">
      <w:pPr>
        <w:rPr>
          <w:rFonts w:ascii="Bookman Old Style" w:hAnsi="Bookman Old Style"/>
          <w:sz w:val="24"/>
          <w:u w:val="single"/>
        </w:rPr>
      </w:pPr>
      <w:r w:rsidRPr="00CB79F7">
        <w:rPr>
          <w:rFonts w:ascii="Bookman Old Style" w:hAnsi="Bookman Old Style"/>
          <w:sz w:val="24"/>
          <w:u w:val="single"/>
        </w:rPr>
        <w:t>Modelo de Dominio</w:t>
      </w:r>
    </w:p>
    <w:p w14:paraId="41DDC2BE" w14:textId="2DE21549" w:rsidR="00CB79F7" w:rsidRPr="00CB79F7" w:rsidRDefault="00CB79F7" w:rsidP="00CB79F7">
      <w:pPr>
        <w:jc w:val="both"/>
        <w:rPr>
          <w:rFonts w:ascii="Bookman Old Style" w:hAnsi="Bookman Old Style"/>
          <w:sz w:val="24"/>
        </w:rPr>
      </w:pPr>
      <w:r w:rsidRPr="00CB79F7">
        <w:rPr>
          <w:rFonts w:ascii="Bookman Old Style" w:hAnsi="Bookman Old Style"/>
          <w:sz w:val="24"/>
        </w:rPr>
        <w:t>El siguiente diagrama presenta el modelo de dominio identificado para la solución de la problemática planteada, los elementos que la componen y sus relaciones. Este modelo planteado puede sufrir cambios que serán registrados a medida que el desarrollo del proyecto avance, si se considera pertinente hacerlo.</w:t>
      </w:r>
    </w:p>
    <w:p w14:paraId="535457BD" w14:textId="77777777" w:rsidR="00CB79F7" w:rsidRDefault="00CB79F7" w:rsidP="00CB79F7">
      <w:pPr>
        <w:keepNext/>
        <w:ind w:left="-426"/>
      </w:pPr>
      <w:r w:rsidRPr="00CB79F7">
        <w:rPr>
          <w:rFonts w:ascii="Bookman Old Style" w:hAnsi="Bookman Old Style"/>
          <w:noProof/>
          <w:lang w:eastAsia="es-CL"/>
        </w:rPr>
        <w:drawing>
          <wp:inline distT="0" distB="0" distL="0" distR="0" wp14:anchorId="1E76AAB3" wp14:editId="692B902D">
            <wp:extent cx="6074228" cy="3429000"/>
            <wp:effectExtent l="0" t="0" r="3175" b="0"/>
            <wp:docPr id="10" name="Imagen 10" descr="D:\Dropbox\Universidad\7 Semestre\Proyecto de Titulo\Diagramas\Images\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Universidad\7 Semestre\Proyecto de Titulo\Diagramas\Images\Domini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7849" cy="3431044"/>
                    </a:xfrm>
                    <a:prstGeom prst="rect">
                      <a:avLst/>
                    </a:prstGeom>
                    <a:noFill/>
                    <a:ln>
                      <a:noFill/>
                    </a:ln>
                  </pic:spPr>
                </pic:pic>
              </a:graphicData>
            </a:graphic>
          </wp:inline>
        </w:drawing>
      </w:r>
    </w:p>
    <w:p w14:paraId="4AD72947" w14:textId="76F0A48D" w:rsidR="00CB79F7" w:rsidRDefault="00CB79F7" w:rsidP="00CB79F7">
      <w:pPr>
        <w:pStyle w:val="Descripcin"/>
      </w:pPr>
      <w:bookmarkStart w:id="1138" w:name="_Toc455521874"/>
      <w:r>
        <w:t xml:space="preserve">Figura </w:t>
      </w:r>
      <w:r w:rsidR="008F60B8">
        <w:fldChar w:fldCharType="begin"/>
      </w:r>
      <w:r w:rsidR="008F60B8">
        <w:instrText xml:space="preserve"> SEQ Figura \* ARABIC </w:instrText>
      </w:r>
      <w:r w:rsidR="008F60B8">
        <w:fldChar w:fldCharType="separate"/>
      </w:r>
      <w:r w:rsidR="008B023B">
        <w:rPr>
          <w:noProof/>
        </w:rPr>
        <w:t>15</w:t>
      </w:r>
      <w:r w:rsidR="008F60B8">
        <w:rPr>
          <w:noProof/>
        </w:rPr>
        <w:fldChar w:fldCharType="end"/>
      </w:r>
      <w:r>
        <w:t>: Modelo de Dominio</w:t>
      </w:r>
      <w:bookmarkEnd w:id="1138"/>
    </w:p>
    <w:p w14:paraId="7B71AC31" w14:textId="77777777" w:rsidR="00137A20" w:rsidRDefault="00137A20" w:rsidP="00F6426D">
      <w:pPr>
        <w:rPr>
          <w:rFonts w:ascii="Bookman Old Style" w:hAnsi="Bookman Old Style"/>
          <w:sz w:val="24"/>
          <w:u w:val="single"/>
        </w:rPr>
      </w:pPr>
    </w:p>
    <w:p w14:paraId="52E7DAC0" w14:textId="77777777" w:rsidR="00137A20" w:rsidRDefault="00137A20" w:rsidP="00F6426D">
      <w:pPr>
        <w:rPr>
          <w:rFonts w:ascii="Bookman Old Style" w:hAnsi="Bookman Old Style"/>
          <w:sz w:val="24"/>
          <w:u w:val="single"/>
        </w:rPr>
      </w:pPr>
    </w:p>
    <w:p w14:paraId="23BFC767" w14:textId="77777777" w:rsidR="00137A20" w:rsidRDefault="00137A20" w:rsidP="00F6426D">
      <w:pPr>
        <w:rPr>
          <w:rFonts w:ascii="Bookman Old Style" w:hAnsi="Bookman Old Style"/>
          <w:sz w:val="24"/>
          <w:u w:val="single"/>
        </w:rPr>
      </w:pPr>
    </w:p>
    <w:p w14:paraId="0F51711E" w14:textId="77777777" w:rsidR="00137A20" w:rsidRDefault="00137A20" w:rsidP="00F6426D">
      <w:pPr>
        <w:rPr>
          <w:rFonts w:ascii="Bookman Old Style" w:hAnsi="Bookman Old Style"/>
          <w:sz w:val="24"/>
          <w:u w:val="single"/>
        </w:rPr>
      </w:pPr>
    </w:p>
    <w:p w14:paraId="426D564D" w14:textId="77777777" w:rsidR="00137A20" w:rsidRDefault="00137A20" w:rsidP="00F6426D">
      <w:pPr>
        <w:rPr>
          <w:rFonts w:ascii="Bookman Old Style" w:hAnsi="Bookman Old Style"/>
          <w:sz w:val="24"/>
          <w:u w:val="single"/>
        </w:rPr>
      </w:pPr>
    </w:p>
    <w:p w14:paraId="7794AFF8" w14:textId="77777777" w:rsidR="00137A20" w:rsidRDefault="00137A20" w:rsidP="00F6426D">
      <w:pPr>
        <w:rPr>
          <w:rFonts w:ascii="Bookman Old Style" w:hAnsi="Bookman Old Style"/>
          <w:sz w:val="24"/>
          <w:u w:val="single"/>
        </w:rPr>
      </w:pPr>
    </w:p>
    <w:p w14:paraId="1E2FC1CB" w14:textId="77777777" w:rsidR="00137A20" w:rsidRDefault="00137A20" w:rsidP="00F6426D">
      <w:pPr>
        <w:rPr>
          <w:rFonts w:ascii="Bookman Old Style" w:hAnsi="Bookman Old Style"/>
          <w:sz w:val="24"/>
          <w:u w:val="single"/>
        </w:rPr>
      </w:pPr>
    </w:p>
    <w:p w14:paraId="3B06CCB1" w14:textId="77777777" w:rsidR="00F6426D" w:rsidRPr="00F6426D" w:rsidRDefault="00F6426D" w:rsidP="00F6426D">
      <w:pPr>
        <w:rPr>
          <w:rFonts w:ascii="Bookman Old Style" w:hAnsi="Bookman Old Style"/>
          <w:sz w:val="24"/>
          <w:u w:val="single"/>
        </w:rPr>
      </w:pPr>
      <w:r w:rsidRPr="00F6426D">
        <w:rPr>
          <w:rFonts w:ascii="Bookman Old Style" w:hAnsi="Bookman Old Style"/>
          <w:sz w:val="24"/>
          <w:u w:val="single"/>
        </w:rPr>
        <w:lastRenderedPageBreak/>
        <w:t>Modelo de Datos</w:t>
      </w:r>
    </w:p>
    <w:p w14:paraId="0EE7751A" w14:textId="77777777" w:rsidR="00F6426D" w:rsidRPr="00F6426D" w:rsidRDefault="00F6426D" w:rsidP="00F6426D">
      <w:pPr>
        <w:rPr>
          <w:rFonts w:ascii="Bookman Old Style" w:hAnsi="Bookman Old Style"/>
          <w:sz w:val="24"/>
        </w:rPr>
      </w:pPr>
      <w:r w:rsidRPr="00F6426D">
        <w:rPr>
          <w:rFonts w:ascii="Bookman Old Style" w:hAnsi="Bookman Old Style"/>
          <w:sz w:val="24"/>
        </w:rPr>
        <w:t xml:space="preserve">A continuación se presenta el diagrama de las entidades representadas en datos y sus respectivas relaciones, las que serán implementadas a modo de tablas relacionales gestionadas por el motor de base de datos MySQL. </w:t>
      </w:r>
    </w:p>
    <w:p w14:paraId="60840EE8" w14:textId="77777777" w:rsidR="00F6426D" w:rsidRPr="00F6426D" w:rsidRDefault="00F6426D" w:rsidP="00F6426D">
      <w:pPr>
        <w:rPr>
          <w:rFonts w:ascii="Bookman Old Style" w:hAnsi="Bookman Old Style"/>
          <w:sz w:val="24"/>
        </w:rPr>
      </w:pPr>
      <w:r w:rsidRPr="00F6426D">
        <w:rPr>
          <w:rFonts w:ascii="Bookman Old Style" w:hAnsi="Bookman Old Style"/>
          <w:sz w:val="24"/>
        </w:rPr>
        <w:t>Este modelo será modificado y actualizado a lo largo del desarrollo del proyecto.</w:t>
      </w:r>
    </w:p>
    <w:p w14:paraId="453CB76B" w14:textId="77777777" w:rsidR="00F6426D" w:rsidRDefault="00F6426D" w:rsidP="00F6426D">
      <w:pPr>
        <w:keepNext/>
        <w:ind w:left="-567"/>
      </w:pPr>
      <w:r>
        <w:rPr>
          <w:noProof/>
          <w:lang w:eastAsia="es-CL"/>
        </w:rPr>
        <w:drawing>
          <wp:inline distT="0" distB="0" distL="0" distR="0" wp14:anchorId="75B40F66" wp14:editId="17BFC121">
            <wp:extent cx="6373844" cy="257175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7224" cy="2573114"/>
                    </a:xfrm>
                    <a:prstGeom prst="rect">
                      <a:avLst/>
                    </a:prstGeom>
                  </pic:spPr>
                </pic:pic>
              </a:graphicData>
            </a:graphic>
          </wp:inline>
        </w:drawing>
      </w:r>
    </w:p>
    <w:p w14:paraId="4555553E" w14:textId="77777777" w:rsidR="00F6426D" w:rsidRDefault="00F6426D" w:rsidP="00F6426D">
      <w:pPr>
        <w:pStyle w:val="Descripcin"/>
      </w:pPr>
      <w:bookmarkStart w:id="1139" w:name="_Toc455521875"/>
      <w:r>
        <w:t xml:space="preserve">Figura </w:t>
      </w:r>
      <w:r w:rsidR="008F60B8">
        <w:fldChar w:fldCharType="begin"/>
      </w:r>
      <w:r w:rsidR="008F60B8">
        <w:instrText xml:space="preserve"> SEQ Figura \* ARABIC </w:instrText>
      </w:r>
      <w:r w:rsidR="008F60B8">
        <w:fldChar w:fldCharType="separate"/>
      </w:r>
      <w:r w:rsidR="008B023B">
        <w:rPr>
          <w:noProof/>
        </w:rPr>
        <w:t>16</w:t>
      </w:r>
      <w:r w:rsidR="008F60B8">
        <w:rPr>
          <w:noProof/>
        </w:rPr>
        <w:fldChar w:fldCharType="end"/>
      </w:r>
      <w:r>
        <w:t>: Modelo de Datos</w:t>
      </w:r>
      <w:bookmarkEnd w:id="1139"/>
    </w:p>
    <w:p w14:paraId="6CC0C9B3" w14:textId="77777777" w:rsidR="00F6426D" w:rsidRPr="00F6426D" w:rsidRDefault="00F6426D" w:rsidP="00F6426D"/>
    <w:p w14:paraId="58C8A76B" w14:textId="77777777" w:rsidR="008317E7" w:rsidRDefault="008317E7" w:rsidP="00CB79F7">
      <w:pPr>
        <w:ind w:left="-426"/>
      </w:pPr>
    </w:p>
    <w:p w14:paraId="292A5699" w14:textId="77777777" w:rsidR="00137A20" w:rsidRDefault="00137A20" w:rsidP="00CB79F7">
      <w:pPr>
        <w:ind w:left="-426"/>
      </w:pPr>
    </w:p>
    <w:p w14:paraId="7AF63815" w14:textId="77777777" w:rsidR="00137A20" w:rsidRDefault="00137A20" w:rsidP="00CB79F7">
      <w:pPr>
        <w:ind w:left="-426"/>
      </w:pPr>
    </w:p>
    <w:p w14:paraId="52D28A1F" w14:textId="77777777" w:rsidR="00137A20" w:rsidRDefault="00137A20" w:rsidP="00CB79F7">
      <w:pPr>
        <w:ind w:left="-426"/>
      </w:pPr>
    </w:p>
    <w:p w14:paraId="7209A7D7" w14:textId="77777777" w:rsidR="00137A20" w:rsidRDefault="00137A20" w:rsidP="00CB79F7">
      <w:pPr>
        <w:ind w:left="-426"/>
      </w:pPr>
    </w:p>
    <w:p w14:paraId="7778E87A" w14:textId="77777777" w:rsidR="00137A20" w:rsidRDefault="00137A20" w:rsidP="00CB79F7">
      <w:pPr>
        <w:ind w:left="-426"/>
      </w:pPr>
    </w:p>
    <w:p w14:paraId="747B7672" w14:textId="77777777" w:rsidR="00137A20" w:rsidRDefault="00137A20" w:rsidP="00CB79F7">
      <w:pPr>
        <w:ind w:left="-426"/>
      </w:pPr>
    </w:p>
    <w:p w14:paraId="3F7BE36F" w14:textId="77777777" w:rsidR="00137A20" w:rsidRDefault="00137A20" w:rsidP="00CB79F7">
      <w:pPr>
        <w:ind w:left="-426"/>
      </w:pPr>
    </w:p>
    <w:p w14:paraId="0ED0E215" w14:textId="77777777" w:rsidR="00137A20" w:rsidRDefault="00137A20" w:rsidP="00CB79F7">
      <w:pPr>
        <w:ind w:left="-426"/>
      </w:pPr>
    </w:p>
    <w:p w14:paraId="7E7E016A" w14:textId="77777777" w:rsidR="00137A20" w:rsidRDefault="00137A20" w:rsidP="00CB79F7">
      <w:pPr>
        <w:ind w:left="-426"/>
      </w:pPr>
    </w:p>
    <w:p w14:paraId="43092BC8" w14:textId="77777777" w:rsidR="00137A20" w:rsidRDefault="00137A20" w:rsidP="00CB79F7">
      <w:pPr>
        <w:ind w:left="-426"/>
      </w:pPr>
    </w:p>
    <w:p w14:paraId="51E15D44" w14:textId="77777777" w:rsidR="00137A20" w:rsidRDefault="00137A20" w:rsidP="00CB79F7">
      <w:pPr>
        <w:ind w:left="-426"/>
      </w:pPr>
    </w:p>
    <w:p w14:paraId="61255258" w14:textId="66AAB0AC" w:rsidR="00CB79F7" w:rsidRDefault="00CB79F7" w:rsidP="00482592">
      <w:pPr>
        <w:pStyle w:val="Ttulo2"/>
      </w:pPr>
      <w:bookmarkStart w:id="1140" w:name="_Toc455520368"/>
      <w:r>
        <w:lastRenderedPageBreak/>
        <w:t>Diseño Detallado</w:t>
      </w:r>
      <w:bookmarkEnd w:id="1140"/>
    </w:p>
    <w:p w14:paraId="4170AC1D" w14:textId="54BFDCE6" w:rsidR="008F5244" w:rsidRPr="008F5244" w:rsidRDefault="008F5244" w:rsidP="008F5244">
      <w:pPr>
        <w:rPr>
          <w:rFonts w:ascii="Bookman Old Style" w:hAnsi="Bookman Old Style"/>
          <w:sz w:val="24"/>
          <w:u w:val="single"/>
        </w:rPr>
      </w:pPr>
      <w:r w:rsidRPr="008F5244">
        <w:rPr>
          <w:rFonts w:ascii="Bookman Old Style" w:hAnsi="Bookman Old Style"/>
          <w:sz w:val="24"/>
          <w:u w:val="single"/>
        </w:rPr>
        <w:t>Diagrama de Clases</w:t>
      </w:r>
    </w:p>
    <w:p w14:paraId="5F8A4FD3" w14:textId="1EEA2667" w:rsidR="008F5244" w:rsidRPr="008F5244" w:rsidRDefault="008F5244" w:rsidP="008F5244">
      <w:pPr>
        <w:rPr>
          <w:rFonts w:ascii="Bookman Old Style" w:hAnsi="Bookman Old Style"/>
          <w:sz w:val="24"/>
        </w:rPr>
      </w:pPr>
      <w:r w:rsidRPr="008F5244">
        <w:rPr>
          <w:rFonts w:ascii="Bookman Old Style" w:hAnsi="Bookman Old Style"/>
          <w:sz w:val="24"/>
        </w:rPr>
        <w:t xml:space="preserve">El siguiente diagrama presenta las clases de las cuales está compuesto el sistema, como también sus respectivos atributos, métodos y relaciones presentes entre estas. </w:t>
      </w:r>
    </w:p>
    <w:p w14:paraId="196E69DF" w14:textId="36420CD8" w:rsidR="00F6426D" w:rsidRDefault="008F5244" w:rsidP="00482592">
      <w:pPr>
        <w:rPr>
          <w:rFonts w:ascii="Bookman Old Style" w:hAnsi="Bookman Old Style"/>
          <w:sz w:val="24"/>
        </w:rPr>
      </w:pPr>
      <w:r w:rsidRPr="008F5244">
        <w:rPr>
          <w:rFonts w:ascii="Bookman Old Style" w:hAnsi="Bookman Old Style"/>
          <w:sz w:val="24"/>
        </w:rPr>
        <w:t>La información representada en el diagrama se irá actualizando a medida que progrese el desarrollo del proyecto.</w:t>
      </w:r>
    </w:p>
    <w:p w14:paraId="3322180B" w14:textId="77777777" w:rsidR="008F5244" w:rsidRDefault="008F5244" w:rsidP="008F5244">
      <w:pPr>
        <w:keepNext/>
        <w:ind w:left="-567"/>
      </w:pPr>
      <w:r w:rsidRPr="008F5244">
        <w:rPr>
          <w:rFonts w:ascii="Bookman Old Style" w:hAnsi="Bookman Old Style"/>
          <w:noProof/>
          <w:sz w:val="24"/>
          <w:lang w:eastAsia="es-CL"/>
        </w:rPr>
        <w:drawing>
          <wp:inline distT="0" distB="0" distL="0" distR="0" wp14:anchorId="16D3A7BA" wp14:editId="2E7D5B04">
            <wp:extent cx="6295855" cy="4057650"/>
            <wp:effectExtent l="0" t="0" r="0" b="0"/>
            <wp:docPr id="20" name="Imagen 20" descr="D:\Dropbox\Universidad\7 Semestre\Proyecto de Titulo\Diagramas\Images\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dad\7 Semestre\Proyecto de Titulo\Diagramas\Images\Diagrama de Clas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6371" cy="4064427"/>
                    </a:xfrm>
                    <a:prstGeom prst="rect">
                      <a:avLst/>
                    </a:prstGeom>
                    <a:noFill/>
                    <a:ln>
                      <a:noFill/>
                    </a:ln>
                  </pic:spPr>
                </pic:pic>
              </a:graphicData>
            </a:graphic>
          </wp:inline>
        </w:drawing>
      </w:r>
    </w:p>
    <w:p w14:paraId="1EF393C9" w14:textId="49D2A39D" w:rsidR="008F5244" w:rsidRDefault="008F5244" w:rsidP="008F5244">
      <w:pPr>
        <w:pStyle w:val="Descripcin"/>
        <w:rPr>
          <w:sz w:val="24"/>
        </w:rPr>
      </w:pPr>
      <w:bookmarkStart w:id="1141" w:name="_Toc455521876"/>
      <w:r>
        <w:t xml:space="preserve">Figura </w:t>
      </w:r>
      <w:r w:rsidR="008F60B8">
        <w:fldChar w:fldCharType="begin"/>
      </w:r>
      <w:r w:rsidR="008F60B8">
        <w:instrText xml:space="preserve"> SEQ Figura \* ARABIC </w:instrText>
      </w:r>
      <w:r w:rsidR="008F60B8">
        <w:fldChar w:fldCharType="separate"/>
      </w:r>
      <w:r w:rsidR="008B023B">
        <w:rPr>
          <w:noProof/>
        </w:rPr>
        <w:t>17</w:t>
      </w:r>
      <w:r w:rsidR="008F60B8">
        <w:rPr>
          <w:noProof/>
        </w:rPr>
        <w:fldChar w:fldCharType="end"/>
      </w:r>
      <w:r>
        <w:t>: Diagrama de Clases</w:t>
      </w:r>
      <w:bookmarkEnd w:id="1141"/>
    </w:p>
    <w:p w14:paraId="1A197DCD" w14:textId="77777777" w:rsidR="008F5244" w:rsidRDefault="008F5244" w:rsidP="008F5244">
      <w:pPr>
        <w:ind w:left="-567"/>
        <w:rPr>
          <w:rFonts w:ascii="Bookman Old Style" w:hAnsi="Bookman Old Style"/>
          <w:sz w:val="24"/>
        </w:rPr>
      </w:pPr>
    </w:p>
    <w:p w14:paraId="4DC3C9BA" w14:textId="77777777" w:rsidR="00137A20" w:rsidRDefault="00137A20" w:rsidP="008F5244">
      <w:pPr>
        <w:ind w:left="-567"/>
        <w:rPr>
          <w:rFonts w:ascii="Bookman Old Style" w:hAnsi="Bookman Old Style"/>
          <w:sz w:val="24"/>
        </w:rPr>
      </w:pPr>
    </w:p>
    <w:p w14:paraId="07C8EAE8" w14:textId="77777777" w:rsidR="00137A20" w:rsidRDefault="00137A20" w:rsidP="008F5244">
      <w:pPr>
        <w:ind w:left="-567"/>
        <w:rPr>
          <w:rFonts w:ascii="Bookman Old Style" w:hAnsi="Bookman Old Style"/>
          <w:sz w:val="24"/>
        </w:rPr>
      </w:pPr>
    </w:p>
    <w:p w14:paraId="41E87A95" w14:textId="77777777" w:rsidR="00137A20" w:rsidRDefault="00137A20" w:rsidP="008F5244">
      <w:pPr>
        <w:ind w:left="-567"/>
        <w:rPr>
          <w:rFonts w:ascii="Bookman Old Style" w:hAnsi="Bookman Old Style"/>
          <w:sz w:val="24"/>
        </w:rPr>
      </w:pPr>
    </w:p>
    <w:p w14:paraId="0EB377BB" w14:textId="77777777" w:rsidR="00137A20" w:rsidRDefault="00137A20" w:rsidP="008F5244">
      <w:pPr>
        <w:ind w:left="-567"/>
        <w:rPr>
          <w:rFonts w:ascii="Bookman Old Style" w:hAnsi="Bookman Old Style"/>
          <w:sz w:val="24"/>
        </w:rPr>
      </w:pPr>
    </w:p>
    <w:p w14:paraId="1604ECFF" w14:textId="77777777" w:rsidR="00137A20" w:rsidRDefault="00137A20" w:rsidP="008F5244">
      <w:pPr>
        <w:ind w:left="-567"/>
        <w:rPr>
          <w:rFonts w:ascii="Bookman Old Style" w:hAnsi="Bookman Old Style"/>
          <w:sz w:val="24"/>
        </w:rPr>
      </w:pPr>
    </w:p>
    <w:p w14:paraId="56049E9E" w14:textId="77777777" w:rsidR="00137A20" w:rsidRPr="008F5244" w:rsidRDefault="00137A20" w:rsidP="008F5244">
      <w:pPr>
        <w:ind w:left="-567"/>
        <w:rPr>
          <w:rFonts w:ascii="Bookman Old Style" w:hAnsi="Bookman Old Style"/>
          <w:sz w:val="24"/>
        </w:rPr>
      </w:pPr>
    </w:p>
    <w:p w14:paraId="3BE06116" w14:textId="5CA535D4" w:rsidR="00F6426D" w:rsidRPr="00F6426D" w:rsidRDefault="00F6426D" w:rsidP="00482592">
      <w:pPr>
        <w:rPr>
          <w:rFonts w:ascii="Bookman Old Style" w:hAnsi="Bookman Old Style"/>
          <w:sz w:val="24"/>
          <w:u w:val="single"/>
        </w:rPr>
      </w:pPr>
      <w:r w:rsidRPr="00F6426D">
        <w:rPr>
          <w:rFonts w:ascii="Bookman Old Style" w:hAnsi="Bookman Old Style"/>
          <w:sz w:val="24"/>
          <w:u w:val="single"/>
        </w:rPr>
        <w:lastRenderedPageBreak/>
        <w:t>Modelo de Datos Detallado</w:t>
      </w:r>
    </w:p>
    <w:p w14:paraId="2822C013" w14:textId="3011F1F7" w:rsidR="00F6426D" w:rsidRDefault="00F6426D" w:rsidP="00482592">
      <w:pPr>
        <w:rPr>
          <w:rFonts w:ascii="Bookman Old Style" w:hAnsi="Bookman Old Style"/>
          <w:sz w:val="24"/>
        </w:rPr>
      </w:pPr>
      <w:r w:rsidRPr="00F6426D">
        <w:rPr>
          <w:rFonts w:ascii="Bookman Old Style" w:hAnsi="Bookman Old Style"/>
          <w:sz w:val="24"/>
        </w:rPr>
        <w:t xml:space="preserve">El siguiente </w:t>
      </w:r>
      <w:r>
        <w:rPr>
          <w:rFonts w:ascii="Bookman Old Style" w:hAnsi="Bookman Old Style"/>
          <w:sz w:val="24"/>
        </w:rPr>
        <w:t>diagrama complementa la vista anterior agregando los atributos que contendrán las tablas modeladas en el motor de base de datos.</w:t>
      </w:r>
    </w:p>
    <w:p w14:paraId="3B7C6985" w14:textId="2E3C46BB" w:rsidR="00F6426D" w:rsidRPr="00F6426D" w:rsidRDefault="00F6426D" w:rsidP="00482592">
      <w:pPr>
        <w:rPr>
          <w:rFonts w:ascii="Bookman Old Style" w:hAnsi="Bookman Old Style"/>
          <w:sz w:val="24"/>
        </w:rPr>
      </w:pPr>
      <w:r>
        <w:rPr>
          <w:rFonts w:ascii="Bookman Old Style" w:hAnsi="Bookman Old Style"/>
          <w:sz w:val="24"/>
        </w:rPr>
        <w:t>Este modelo está sujeto a cambios y actualizaciones a lo largo del desarrollo del proyecto.</w:t>
      </w:r>
    </w:p>
    <w:p w14:paraId="27291A74" w14:textId="77777777" w:rsidR="00F6426D" w:rsidRDefault="00F6426D" w:rsidP="00F6426D">
      <w:pPr>
        <w:keepNext/>
        <w:ind w:left="-567"/>
      </w:pPr>
      <w:r>
        <w:rPr>
          <w:noProof/>
          <w:lang w:eastAsia="es-CL"/>
        </w:rPr>
        <w:drawing>
          <wp:inline distT="0" distB="0" distL="0" distR="0" wp14:anchorId="2B11EB85" wp14:editId="378D7AED">
            <wp:extent cx="6147451" cy="245745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9382" cy="2458222"/>
                    </a:xfrm>
                    <a:prstGeom prst="rect">
                      <a:avLst/>
                    </a:prstGeom>
                  </pic:spPr>
                </pic:pic>
              </a:graphicData>
            </a:graphic>
          </wp:inline>
        </w:drawing>
      </w:r>
    </w:p>
    <w:p w14:paraId="29F95100" w14:textId="48B24EF7" w:rsidR="00F6426D" w:rsidRDefault="00F6426D" w:rsidP="00F6426D">
      <w:pPr>
        <w:pStyle w:val="Descripcin"/>
      </w:pPr>
      <w:bookmarkStart w:id="1142" w:name="_Toc455521877"/>
      <w:r>
        <w:t xml:space="preserve">Figura </w:t>
      </w:r>
      <w:r w:rsidR="008F60B8">
        <w:fldChar w:fldCharType="begin"/>
      </w:r>
      <w:r w:rsidR="008F60B8">
        <w:instrText xml:space="preserve"> SEQ Figura \* ARABIC </w:instrText>
      </w:r>
      <w:r w:rsidR="008F60B8">
        <w:fldChar w:fldCharType="separate"/>
      </w:r>
      <w:r w:rsidR="008B023B">
        <w:rPr>
          <w:noProof/>
        </w:rPr>
        <w:t>18</w:t>
      </w:r>
      <w:r w:rsidR="008F60B8">
        <w:rPr>
          <w:noProof/>
        </w:rPr>
        <w:fldChar w:fldCharType="end"/>
      </w:r>
      <w:r>
        <w:t>: Modelo de Datos Detallado del Sistema</w:t>
      </w:r>
      <w:bookmarkEnd w:id="1142"/>
    </w:p>
    <w:p w14:paraId="215287B8" w14:textId="77777777" w:rsidR="00482592" w:rsidRDefault="00482592" w:rsidP="00482592">
      <w:pPr>
        <w:rPr>
          <w:rFonts w:ascii="Bookman Old Style" w:hAnsi="Bookman Old Style"/>
        </w:rPr>
      </w:pPr>
    </w:p>
    <w:p w14:paraId="0A460525" w14:textId="77777777" w:rsidR="00137A20" w:rsidRDefault="00137A20" w:rsidP="00482592">
      <w:pPr>
        <w:rPr>
          <w:rFonts w:ascii="Bookman Old Style" w:hAnsi="Bookman Old Style"/>
        </w:rPr>
      </w:pPr>
    </w:p>
    <w:p w14:paraId="3B400594" w14:textId="77777777" w:rsidR="00137A20" w:rsidRDefault="00137A20" w:rsidP="00482592">
      <w:pPr>
        <w:rPr>
          <w:rFonts w:ascii="Bookman Old Style" w:hAnsi="Bookman Old Style"/>
        </w:rPr>
      </w:pPr>
    </w:p>
    <w:p w14:paraId="2222CDE4" w14:textId="77777777" w:rsidR="00137A20" w:rsidRDefault="00137A20" w:rsidP="00482592">
      <w:pPr>
        <w:rPr>
          <w:rFonts w:ascii="Bookman Old Style" w:hAnsi="Bookman Old Style"/>
        </w:rPr>
      </w:pPr>
    </w:p>
    <w:p w14:paraId="2C41767A" w14:textId="77777777" w:rsidR="00137A20" w:rsidRDefault="00137A20" w:rsidP="00482592">
      <w:pPr>
        <w:rPr>
          <w:rFonts w:ascii="Bookman Old Style" w:hAnsi="Bookman Old Style"/>
        </w:rPr>
      </w:pPr>
    </w:p>
    <w:p w14:paraId="666AE735" w14:textId="77777777" w:rsidR="00137A20" w:rsidRDefault="00137A20" w:rsidP="00482592">
      <w:pPr>
        <w:rPr>
          <w:rFonts w:ascii="Bookman Old Style" w:hAnsi="Bookman Old Style"/>
        </w:rPr>
      </w:pPr>
    </w:p>
    <w:p w14:paraId="2E34C1A2" w14:textId="77777777" w:rsidR="00137A20" w:rsidRDefault="00137A20" w:rsidP="00482592">
      <w:pPr>
        <w:rPr>
          <w:rFonts w:ascii="Bookman Old Style" w:hAnsi="Bookman Old Style"/>
        </w:rPr>
      </w:pPr>
    </w:p>
    <w:p w14:paraId="38F5347A" w14:textId="77777777" w:rsidR="00137A20" w:rsidRDefault="00137A20" w:rsidP="00482592">
      <w:pPr>
        <w:rPr>
          <w:rFonts w:ascii="Bookman Old Style" w:hAnsi="Bookman Old Style"/>
        </w:rPr>
      </w:pPr>
    </w:p>
    <w:p w14:paraId="31EAF0E2" w14:textId="77777777" w:rsidR="00137A20" w:rsidRDefault="00137A20" w:rsidP="00482592">
      <w:pPr>
        <w:rPr>
          <w:rFonts w:ascii="Bookman Old Style" w:hAnsi="Bookman Old Style"/>
        </w:rPr>
      </w:pPr>
    </w:p>
    <w:p w14:paraId="1D27C94C" w14:textId="77777777" w:rsidR="00137A20" w:rsidRDefault="00137A20" w:rsidP="00482592">
      <w:pPr>
        <w:rPr>
          <w:rFonts w:ascii="Bookman Old Style" w:hAnsi="Bookman Old Style"/>
        </w:rPr>
      </w:pPr>
    </w:p>
    <w:p w14:paraId="1A622F1F" w14:textId="77777777" w:rsidR="00137A20" w:rsidRDefault="00137A20" w:rsidP="00482592">
      <w:pPr>
        <w:rPr>
          <w:rFonts w:ascii="Bookman Old Style" w:hAnsi="Bookman Old Style"/>
        </w:rPr>
      </w:pPr>
    </w:p>
    <w:p w14:paraId="43B668D1" w14:textId="77777777" w:rsidR="00137A20" w:rsidRDefault="00137A20" w:rsidP="00482592">
      <w:pPr>
        <w:rPr>
          <w:rFonts w:ascii="Bookman Old Style" w:hAnsi="Bookman Old Style"/>
        </w:rPr>
      </w:pPr>
    </w:p>
    <w:p w14:paraId="47DFE860" w14:textId="77777777" w:rsidR="00137A20" w:rsidRDefault="00137A20" w:rsidP="00482592">
      <w:pPr>
        <w:rPr>
          <w:rFonts w:ascii="Bookman Old Style" w:hAnsi="Bookman Old Style"/>
        </w:rPr>
      </w:pPr>
    </w:p>
    <w:p w14:paraId="179502F2" w14:textId="77777777" w:rsidR="00482592" w:rsidDel="00A43E14" w:rsidRDefault="00482592" w:rsidP="00482592">
      <w:pPr>
        <w:rPr>
          <w:ins w:id="1143" w:author="Javier Ebers" w:date="2016-04-20T01:08:00Z"/>
          <w:del w:id="1144" w:author="alumno" w:date="2016-04-20T17:12:00Z"/>
          <w:rFonts w:ascii="Bookman Old Style" w:hAnsi="Bookman Old Style"/>
        </w:rPr>
      </w:pPr>
    </w:p>
    <w:p w14:paraId="24CBA17E" w14:textId="77777777" w:rsidR="008317E7" w:rsidDel="00A43E14" w:rsidRDefault="008317E7" w:rsidP="00482592">
      <w:pPr>
        <w:rPr>
          <w:ins w:id="1145" w:author="Javier Ebers" w:date="2016-04-20T01:08:00Z"/>
          <w:del w:id="1146" w:author="alumno" w:date="2016-04-20T17:12:00Z"/>
          <w:rFonts w:ascii="Bookman Old Style" w:hAnsi="Bookman Old Style"/>
        </w:rPr>
      </w:pPr>
    </w:p>
    <w:p w14:paraId="32FF2EA6" w14:textId="77777777" w:rsidR="008317E7" w:rsidDel="00A43E14" w:rsidRDefault="008317E7" w:rsidP="00482592">
      <w:pPr>
        <w:rPr>
          <w:ins w:id="1147" w:author="Javier Ebers" w:date="2016-04-20T01:08:00Z"/>
          <w:del w:id="1148" w:author="alumno" w:date="2016-04-20T17:12:00Z"/>
          <w:rFonts w:ascii="Bookman Old Style" w:hAnsi="Bookman Old Style"/>
        </w:rPr>
      </w:pPr>
    </w:p>
    <w:p w14:paraId="02AD61E9" w14:textId="77777777" w:rsidR="008317E7" w:rsidDel="00A43E14" w:rsidRDefault="008317E7" w:rsidP="00482592">
      <w:pPr>
        <w:rPr>
          <w:ins w:id="1149" w:author="Javier Ebers" w:date="2016-04-20T01:08:00Z"/>
          <w:del w:id="1150" w:author="alumno" w:date="2016-04-20T17:12:00Z"/>
          <w:rFonts w:ascii="Bookman Old Style" w:hAnsi="Bookman Old Style"/>
        </w:rPr>
      </w:pPr>
    </w:p>
    <w:p w14:paraId="5091E5AF" w14:textId="77777777" w:rsidR="008317E7" w:rsidDel="00A43E14" w:rsidRDefault="008317E7" w:rsidP="00482592">
      <w:pPr>
        <w:rPr>
          <w:ins w:id="1151" w:author="Javier Ebers" w:date="2016-04-20T01:08:00Z"/>
          <w:del w:id="1152" w:author="alumno" w:date="2016-04-20T17:12:00Z"/>
          <w:rFonts w:ascii="Bookman Old Style" w:hAnsi="Bookman Old Style"/>
        </w:rPr>
      </w:pPr>
    </w:p>
    <w:p w14:paraId="082553B4" w14:textId="77777777" w:rsidR="008317E7" w:rsidDel="00A43E14" w:rsidRDefault="008317E7" w:rsidP="00482592">
      <w:pPr>
        <w:rPr>
          <w:ins w:id="1153" w:author="Javier Ebers" w:date="2016-04-20T01:08:00Z"/>
          <w:del w:id="1154" w:author="alumno" w:date="2016-04-20T17:12:00Z"/>
          <w:rFonts w:ascii="Bookman Old Style" w:hAnsi="Bookman Old Style"/>
        </w:rPr>
      </w:pPr>
    </w:p>
    <w:p w14:paraId="1B08E4CE" w14:textId="7ECCB409" w:rsidR="008317E7" w:rsidDel="00A43E14" w:rsidRDefault="008317E7">
      <w:pPr>
        <w:rPr>
          <w:ins w:id="1155" w:author="Javier Ebers" w:date="2016-04-20T01:08:00Z"/>
          <w:del w:id="1156" w:author="alumno" w:date="2016-04-20T17:12:00Z"/>
          <w:rFonts w:ascii="Bookman Old Style" w:hAnsi="Bookman Old Style"/>
        </w:rPr>
        <w:pPrChange w:id="1157" w:author="alumno" w:date="2016-04-20T17:12:00Z">
          <w:pPr>
            <w:jc w:val="center"/>
          </w:pPr>
        </w:pPrChange>
      </w:pPr>
    </w:p>
    <w:p w14:paraId="3F3E6018" w14:textId="0E23C7D1" w:rsidR="008317E7" w:rsidDel="00A43E14" w:rsidRDefault="008317E7" w:rsidP="00482592">
      <w:pPr>
        <w:rPr>
          <w:ins w:id="1158" w:author="Javier Ebers" w:date="2016-04-20T01:08:00Z"/>
          <w:del w:id="1159" w:author="alumno" w:date="2016-04-20T17:12:00Z"/>
          <w:rFonts w:ascii="Bookman Old Style" w:hAnsi="Bookman Old Style"/>
        </w:rPr>
      </w:pPr>
    </w:p>
    <w:p w14:paraId="56F94778" w14:textId="0DB54ADC" w:rsidR="008317E7" w:rsidDel="00A43E14" w:rsidRDefault="008317E7" w:rsidP="00482592">
      <w:pPr>
        <w:rPr>
          <w:ins w:id="1160" w:author="Javier Ebers" w:date="2016-04-20T01:08:00Z"/>
          <w:del w:id="1161" w:author="alumno" w:date="2016-04-20T17:12:00Z"/>
          <w:rFonts w:ascii="Bookman Old Style" w:hAnsi="Bookman Old Style"/>
        </w:rPr>
      </w:pPr>
    </w:p>
    <w:p w14:paraId="34379CC3" w14:textId="7F059AA8" w:rsidR="008317E7" w:rsidDel="00A43E14" w:rsidRDefault="008317E7" w:rsidP="00482592">
      <w:pPr>
        <w:rPr>
          <w:ins w:id="1162" w:author="Javier Ebers" w:date="2016-04-20T01:08:00Z"/>
          <w:del w:id="1163" w:author="alumno" w:date="2016-04-20T17:12:00Z"/>
          <w:rFonts w:ascii="Bookman Old Style" w:hAnsi="Bookman Old Style"/>
        </w:rPr>
      </w:pPr>
    </w:p>
    <w:p w14:paraId="5485BA55" w14:textId="150B1CD7" w:rsidR="008317E7" w:rsidDel="00A43E14" w:rsidRDefault="008317E7" w:rsidP="00482592">
      <w:pPr>
        <w:rPr>
          <w:ins w:id="1164" w:author="Javier Ebers" w:date="2016-04-20T01:08:00Z"/>
          <w:del w:id="1165" w:author="alumno" w:date="2016-04-20T17:12:00Z"/>
          <w:rFonts w:ascii="Bookman Old Style" w:hAnsi="Bookman Old Style"/>
        </w:rPr>
      </w:pPr>
    </w:p>
    <w:p w14:paraId="294A3263" w14:textId="665E16AE" w:rsidR="008317E7" w:rsidDel="00A43E14" w:rsidRDefault="008317E7" w:rsidP="00482592">
      <w:pPr>
        <w:rPr>
          <w:ins w:id="1166" w:author="Javier Ebers" w:date="2016-04-20T01:08:00Z"/>
          <w:del w:id="1167" w:author="alumno" w:date="2016-04-20T17:12:00Z"/>
          <w:rFonts w:ascii="Bookman Old Style" w:hAnsi="Bookman Old Style"/>
        </w:rPr>
      </w:pPr>
    </w:p>
    <w:p w14:paraId="1E7BBBD6" w14:textId="4299025A" w:rsidR="008317E7" w:rsidDel="00A43E14" w:rsidRDefault="008317E7" w:rsidP="00482592">
      <w:pPr>
        <w:rPr>
          <w:ins w:id="1168" w:author="Javier Ebers" w:date="2016-04-20T01:08:00Z"/>
          <w:del w:id="1169" w:author="alumno" w:date="2016-04-20T17:13:00Z"/>
          <w:rFonts w:ascii="Bookman Old Style" w:hAnsi="Bookman Old Style"/>
        </w:rPr>
      </w:pPr>
    </w:p>
    <w:p w14:paraId="0BE1B93E" w14:textId="02FC1B2E" w:rsidR="008317E7" w:rsidDel="00A43E14" w:rsidRDefault="008317E7" w:rsidP="00482592">
      <w:pPr>
        <w:rPr>
          <w:ins w:id="1170" w:author="Javier Ebers" w:date="2016-04-19T23:12:00Z"/>
          <w:del w:id="1171" w:author="alumno" w:date="2016-04-20T17:13:00Z"/>
          <w:rFonts w:ascii="Bookman Old Style" w:hAnsi="Bookman Old Style"/>
        </w:rPr>
      </w:pPr>
    </w:p>
    <w:p w14:paraId="1CAB5714" w14:textId="77777777" w:rsidR="00A43E14" w:rsidRDefault="00A43E14" w:rsidP="00482592">
      <w:pPr>
        <w:rPr>
          <w:ins w:id="1172" w:author="alumno" w:date="2016-04-20T17:13:00Z"/>
        </w:rPr>
      </w:pPr>
    </w:p>
    <w:p w14:paraId="616229A2" w14:textId="77777777" w:rsidR="003314A3" w:rsidRDefault="003314A3">
      <w:pPr>
        <w:pStyle w:val="Ttulo1"/>
        <w:pPrChange w:id="1173" w:author="alumno" w:date="2016-04-20T16:59:00Z">
          <w:pPr/>
        </w:pPrChange>
      </w:pPr>
      <w:bookmarkStart w:id="1174" w:name="_Toc455520369"/>
      <w:r>
        <w:lastRenderedPageBreak/>
        <w:t>Planificación de Iteraciones</w:t>
      </w:r>
      <w:bookmarkEnd w:id="1174"/>
    </w:p>
    <w:p w14:paraId="1D23DDC0" w14:textId="79473FA5" w:rsidR="003314A3" w:rsidRDefault="003314A3" w:rsidP="003314A3">
      <w:pPr>
        <w:rPr>
          <w:rFonts w:ascii="Bookman Old Style" w:hAnsi="Bookman Old Style"/>
          <w:sz w:val="24"/>
          <w:szCs w:val="24"/>
        </w:rPr>
      </w:pPr>
      <w:r w:rsidRPr="00200C89">
        <w:rPr>
          <w:rFonts w:ascii="Bookman Old Style" w:hAnsi="Bookman Old Style"/>
          <w:sz w:val="24"/>
          <w:szCs w:val="24"/>
        </w:rPr>
        <w:t xml:space="preserve">A continuación se </w:t>
      </w:r>
      <w:r w:rsidR="00200C89">
        <w:rPr>
          <w:rFonts w:ascii="Bookman Old Style" w:hAnsi="Bookman Old Style"/>
          <w:sz w:val="24"/>
          <w:szCs w:val="24"/>
        </w:rPr>
        <w:t>detallan los ciclos de trabajo a realizar durante el proyecto, siguiendo una estructura iterativa incremental basada en la metodología UP</w:t>
      </w:r>
      <w:sdt>
        <w:sdtPr>
          <w:rPr>
            <w:rFonts w:ascii="Bookman Old Style" w:hAnsi="Bookman Old Style"/>
            <w:sz w:val="24"/>
            <w:szCs w:val="24"/>
          </w:rPr>
          <w:id w:val="-624082229"/>
          <w:citation/>
        </w:sdtPr>
        <w:sdtEndPr/>
        <w:sdtContent>
          <w:r w:rsidR="00200C89">
            <w:rPr>
              <w:rFonts w:ascii="Bookman Old Style" w:hAnsi="Bookman Old Style"/>
              <w:sz w:val="24"/>
              <w:szCs w:val="24"/>
            </w:rPr>
            <w:fldChar w:fldCharType="begin"/>
          </w:r>
          <w:r w:rsidR="00200C89">
            <w:rPr>
              <w:rFonts w:ascii="Bookman Old Style" w:hAnsi="Bookman Old Style"/>
              <w:sz w:val="24"/>
              <w:szCs w:val="24"/>
            </w:rPr>
            <w:instrText xml:space="preserve"> CITATION Uni \l 13322 </w:instrText>
          </w:r>
          <w:r w:rsidR="00200C89">
            <w:rPr>
              <w:rFonts w:ascii="Bookman Old Style" w:hAnsi="Bookman Old Style"/>
              <w:sz w:val="24"/>
              <w:szCs w:val="24"/>
            </w:rPr>
            <w:fldChar w:fldCharType="separate"/>
          </w:r>
          <w:r w:rsidR="00FE3FF5">
            <w:rPr>
              <w:rFonts w:ascii="Bookman Old Style" w:hAnsi="Bookman Old Style"/>
              <w:noProof/>
              <w:sz w:val="24"/>
              <w:szCs w:val="24"/>
            </w:rPr>
            <w:t xml:space="preserve"> </w:t>
          </w:r>
          <w:r w:rsidR="00FE3FF5" w:rsidRPr="00FE3FF5">
            <w:rPr>
              <w:rFonts w:ascii="Bookman Old Style" w:hAnsi="Bookman Old Style"/>
              <w:noProof/>
              <w:sz w:val="24"/>
              <w:szCs w:val="24"/>
            </w:rPr>
            <w:t>(Unified Process, IBM, s.f.)</w:t>
          </w:r>
          <w:r w:rsidR="00200C89">
            <w:rPr>
              <w:rFonts w:ascii="Bookman Old Style" w:hAnsi="Bookman Old Style"/>
              <w:sz w:val="24"/>
              <w:szCs w:val="24"/>
            </w:rPr>
            <w:fldChar w:fldCharType="end"/>
          </w:r>
        </w:sdtContent>
      </w:sdt>
      <w:r w:rsidR="00200C89">
        <w:rPr>
          <w:rFonts w:ascii="Bookman Old Style" w:hAnsi="Bookman Old Style"/>
          <w:sz w:val="24"/>
          <w:szCs w:val="24"/>
        </w:rPr>
        <w:t>, en la cual se especifican las actividades a realizar en cada una de las etapas a modo de alcanzar el objetivo de este ciclo iterativo. Además se establece el esfuerzo estimado en horas hombre para cada una de estas actividades.</w:t>
      </w:r>
    </w:p>
    <w:p w14:paraId="25363833" w14:textId="77777777" w:rsidR="007B34FA" w:rsidRDefault="002C78E9" w:rsidP="007B34FA">
      <w:pPr>
        <w:keepNext/>
      </w:pPr>
      <w:r w:rsidRPr="002C78E9">
        <w:rPr>
          <w:noProof/>
          <w:lang w:eastAsia="es-CL"/>
        </w:rPr>
        <w:drawing>
          <wp:inline distT="0" distB="0" distL="0" distR="0" wp14:anchorId="315A0208" wp14:editId="7471E8CE">
            <wp:extent cx="5612130" cy="634528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6345285"/>
                    </a:xfrm>
                    <a:prstGeom prst="rect">
                      <a:avLst/>
                    </a:prstGeom>
                    <a:noFill/>
                    <a:ln>
                      <a:noFill/>
                    </a:ln>
                  </pic:spPr>
                </pic:pic>
              </a:graphicData>
            </a:graphic>
          </wp:inline>
        </w:drawing>
      </w:r>
    </w:p>
    <w:p w14:paraId="5BD0CC1A" w14:textId="34A44A98" w:rsidR="002C78E9" w:rsidRDefault="007B34FA" w:rsidP="007B34FA">
      <w:pPr>
        <w:pStyle w:val="Descripcin"/>
        <w:rPr>
          <w:sz w:val="24"/>
          <w:szCs w:val="24"/>
        </w:rPr>
      </w:pPr>
      <w:bookmarkStart w:id="1175" w:name="_Toc453525537"/>
      <w:r>
        <w:t xml:space="preserve">Tabla </w:t>
      </w:r>
      <w:r w:rsidR="008F60B8">
        <w:fldChar w:fldCharType="begin"/>
      </w:r>
      <w:r w:rsidR="008F60B8">
        <w:instrText xml:space="preserve"> SEQ Tabla \* ARABIC </w:instrText>
      </w:r>
      <w:r w:rsidR="008F60B8">
        <w:fldChar w:fldCharType="separate"/>
      </w:r>
      <w:r w:rsidR="003B2DC5">
        <w:rPr>
          <w:noProof/>
        </w:rPr>
        <w:t>2</w:t>
      </w:r>
      <w:r w:rsidR="008F60B8">
        <w:rPr>
          <w:noProof/>
        </w:rPr>
        <w:fldChar w:fldCharType="end"/>
      </w:r>
      <w:r>
        <w:t>: Hito 2 - Actividades Iteración 1</w:t>
      </w:r>
      <w:bookmarkEnd w:id="1175"/>
    </w:p>
    <w:p w14:paraId="36B95886" w14:textId="77777777" w:rsidR="007B34FA" w:rsidRDefault="007B34FA" w:rsidP="007B34FA">
      <w:pPr>
        <w:keepNext/>
      </w:pPr>
      <w:r w:rsidRPr="007B34FA">
        <w:rPr>
          <w:noProof/>
          <w:lang w:eastAsia="es-CL"/>
        </w:rPr>
        <w:lastRenderedPageBreak/>
        <w:drawing>
          <wp:inline distT="0" distB="0" distL="0" distR="0" wp14:anchorId="7532C4D5" wp14:editId="515FD301">
            <wp:extent cx="5612130" cy="6537302"/>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6537302"/>
                    </a:xfrm>
                    <a:prstGeom prst="rect">
                      <a:avLst/>
                    </a:prstGeom>
                    <a:noFill/>
                    <a:ln>
                      <a:noFill/>
                    </a:ln>
                  </pic:spPr>
                </pic:pic>
              </a:graphicData>
            </a:graphic>
          </wp:inline>
        </w:drawing>
      </w:r>
    </w:p>
    <w:p w14:paraId="21910D14" w14:textId="09804A5F" w:rsidR="00600276" w:rsidRDefault="007B34FA" w:rsidP="007B34FA">
      <w:pPr>
        <w:pStyle w:val="Descripcin"/>
      </w:pPr>
      <w:bookmarkStart w:id="1176" w:name="_Toc453525538"/>
      <w:r>
        <w:t xml:space="preserve">Tabla </w:t>
      </w:r>
      <w:r w:rsidR="008F60B8">
        <w:fldChar w:fldCharType="begin"/>
      </w:r>
      <w:r w:rsidR="008F60B8">
        <w:instrText xml:space="preserve"> SEQ Tabla \* ARABIC </w:instrText>
      </w:r>
      <w:r w:rsidR="008F60B8">
        <w:fldChar w:fldCharType="separate"/>
      </w:r>
      <w:r w:rsidR="003B2DC5">
        <w:rPr>
          <w:noProof/>
        </w:rPr>
        <w:t>3</w:t>
      </w:r>
      <w:r w:rsidR="008F60B8">
        <w:rPr>
          <w:noProof/>
        </w:rPr>
        <w:fldChar w:fldCharType="end"/>
      </w:r>
      <w:r>
        <w:t>: Hito 2 - Actividades Iteración 2</w:t>
      </w:r>
      <w:bookmarkEnd w:id="1176"/>
    </w:p>
    <w:p w14:paraId="6C6573E5" w14:textId="77777777" w:rsidR="005F4457" w:rsidRDefault="005F4457" w:rsidP="005F4457"/>
    <w:p w14:paraId="5AD9F090" w14:textId="77777777" w:rsidR="00954D2C" w:rsidRDefault="00954D2C" w:rsidP="005F4457"/>
    <w:p w14:paraId="75EEB633" w14:textId="77777777" w:rsidR="00954D2C" w:rsidRDefault="00954D2C" w:rsidP="005F4457"/>
    <w:p w14:paraId="61D0C653" w14:textId="77777777" w:rsidR="00954D2C" w:rsidRDefault="00954D2C" w:rsidP="005F4457"/>
    <w:p w14:paraId="21554B7A" w14:textId="77777777" w:rsidR="00954D2C" w:rsidRDefault="00954D2C" w:rsidP="005F4457"/>
    <w:p w14:paraId="0B1C0C8F" w14:textId="35C6A324" w:rsidR="005F4457" w:rsidRDefault="00954D2C" w:rsidP="00954D2C">
      <w:pPr>
        <w:pStyle w:val="Ttulo2"/>
      </w:pPr>
      <w:bookmarkStart w:id="1177" w:name="_Toc455520370"/>
      <w:r>
        <w:lastRenderedPageBreak/>
        <w:t>Pruebas</w:t>
      </w:r>
      <w:bookmarkEnd w:id="1177"/>
    </w:p>
    <w:tbl>
      <w:tblPr>
        <w:tblStyle w:val="Tablaconcuadrcula"/>
        <w:tblW w:w="0" w:type="auto"/>
        <w:tblLook w:val="04A0" w:firstRow="1" w:lastRow="0" w:firstColumn="1" w:lastColumn="0" w:noHBand="0" w:noVBand="1"/>
      </w:tblPr>
      <w:tblGrid>
        <w:gridCol w:w="1809"/>
        <w:gridCol w:w="2680"/>
        <w:gridCol w:w="4489"/>
      </w:tblGrid>
      <w:tr w:rsidR="003C2819" w14:paraId="5FEEED76" w14:textId="77777777" w:rsidTr="003C2819">
        <w:tc>
          <w:tcPr>
            <w:tcW w:w="1809" w:type="dxa"/>
          </w:tcPr>
          <w:p w14:paraId="71180423" w14:textId="5288579A" w:rsidR="003C2819" w:rsidRPr="00EF0B90" w:rsidRDefault="003C2819" w:rsidP="005F4457">
            <w:pPr>
              <w:rPr>
                <w:b/>
              </w:rPr>
            </w:pPr>
            <w:r w:rsidRPr="00EF0B90">
              <w:rPr>
                <w:b/>
              </w:rPr>
              <w:t xml:space="preserve">N° Prueba: </w:t>
            </w:r>
            <w:r w:rsidR="00EF0B90" w:rsidRPr="00EF0B90">
              <w:t>1</w:t>
            </w:r>
          </w:p>
        </w:tc>
        <w:tc>
          <w:tcPr>
            <w:tcW w:w="7169" w:type="dxa"/>
            <w:gridSpan w:val="2"/>
          </w:tcPr>
          <w:p w14:paraId="56359055" w14:textId="49CBA9DA" w:rsidR="003C2819" w:rsidRPr="00EF0B90" w:rsidRDefault="003C2819" w:rsidP="005F4457">
            <w:r w:rsidRPr="00EF0B90">
              <w:rPr>
                <w:b/>
              </w:rPr>
              <w:t>Nombre:</w:t>
            </w:r>
            <w:r w:rsidR="00EF0B90">
              <w:rPr>
                <w:b/>
              </w:rPr>
              <w:t xml:space="preserve"> </w:t>
            </w:r>
            <w:r w:rsidR="00EF0B90">
              <w:t>Creació</w:t>
            </w:r>
            <w:r w:rsidR="00EF0B90" w:rsidRPr="00EF0B90">
              <w:t>n</w:t>
            </w:r>
            <w:r w:rsidR="00EF0B90">
              <w:t xml:space="preserve"> de usuario</w:t>
            </w:r>
          </w:p>
        </w:tc>
      </w:tr>
      <w:tr w:rsidR="003C2819" w14:paraId="08C6C582" w14:textId="77777777" w:rsidTr="003C2819">
        <w:tc>
          <w:tcPr>
            <w:tcW w:w="8978" w:type="dxa"/>
            <w:gridSpan w:val="3"/>
          </w:tcPr>
          <w:p w14:paraId="4DD9E762" w14:textId="77777777" w:rsidR="003C2819" w:rsidRDefault="003C2819" w:rsidP="005F4457">
            <w:pPr>
              <w:rPr>
                <w:b/>
              </w:rPr>
            </w:pPr>
            <w:r w:rsidRPr="00EF0B90">
              <w:rPr>
                <w:b/>
              </w:rPr>
              <w:t>Objetivo:</w:t>
            </w:r>
            <w:r w:rsidR="00EF0B90">
              <w:rPr>
                <w:b/>
              </w:rPr>
              <w:t xml:space="preserve"> </w:t>
            </w:r>
          </w:p>
          <w:p w14:paraId="6C18A6E0" w14:textId="1AF3D388" w:rsidR="00D3570E" w:rsidRPr="00D3570E" w:rsidRDefault="00D3570E" w:rsidP="005F4457">
            <w:r w:rsidRPr="00D3570E">
              <w:t>Comprobar</w:t>
            </w:r>
            <w:r>
              <w:t xml:space="preserve"> que se </w:t>
            </w:r>
            <w:r w:rsidR="00647821">
              <w:t>está</w:t>
            </w:r>
            <w:r>
              <w:t xml:space="preserve"> procesando correctamente la solicitud de creación de nuevos usuarios en la plataforma por medio del formulario creado.</w:t>
            </w:r>
          </w:p>
        </w:tc>
      </w:tr>
      <w:tr w:rsidR="003C2819" w14:paraId="58C149FF" w14:textId="77777777" w:rsidTr="00793532">
        <w:tc>
          <w:tcPr>
            <w:tcW w:w="4489" w:type="dxa"/>
            <w:gridSpan w:val="2"/>
          </w:tcPr>
          <w:p w14:paraId="3DA5BE82" w14:textId="5747C7DE" w:rsidR="003C2819" w:rsidRDefault="003C2819" w:rsidP="005F4457">
            <w:pPr>
              <w:rPr>
                <w:b/>
              </w:rPr>
            </w:pPr>
            <w:r w:rsidRPr="00EF0B90">
              <w:rPr>
                <w:b/>
              </w:rPr>
              <w:t>Pre-requisitos:</w:t>
            </w:r>
          </w:p>
          <w:p w14:paraId="1A217ED3" w14:textId="72083766" w:rsidR="00D3570E" w:rsidRDefault="00D3570E" w:rsidP="005F4457">
            <w:r w:rsidRPr="00D3570E">
              <w:t>- Inte</w:t>
            </w:r>
            <w:r>
              <w:t>rfaz de creación de nuevos usuarios</w:t>
            </w:r>
            <w:r w:rsidR="00647821">
              <w:t>.</w:t>
            </w:r>
          </w:p>
          <w:p w14:paraId="34FC8A06" w14:textId="339A6B31" w:rsidR="00D3570E" w:rsidRDefault="00647821" w:rsidP="005F4457">
            <w:r>
              <w:t>- Implementación de la base de datos y la tabla Us</w:t>
            </w:r>
            <w:r w:rsidR="00B12895">
              <w:t>ers</w:t>
            </w:r>
            <w:r>
              <w:t>.</w:t>
            </w:r>
          </w:p>
          <w:p w14:paraId="1EF1E548" w14:textId="5F524404" w:rsidR="00647821" w:rsidRPr="00D3570E" w:rsidRDefault="00647821" w:rsidP="00647821">
            <w:r>
              <w:t>- Creación controlador que procesa la solicitud.</w:t>
            </w:r>
          </w:p>
        </w:tc>
        <w:tc>
          <w:tcPr>
            <w:tcW w:w="4489" w:type="dxa"/>
          </w:tcPr>
          <w:p w14:paraId="3D6D910F" w14:textId="77777777" w:rsidR="003C2819" w:rsidRDefault="003C2819" w:rsidP="005F4457">
            <w:pPr>
              <w:rPr>
                <w:b/>
              </w:rPr>
            </w:pPr>
            <w:r w:rsidRPr="00EF0B90">
              <w:rPr>
                <w:b/>
              </w:rPr>
              <w:t>Datos Entrada:</w:t>
            </w:r>
          </w:p>
          <w:p w14:paraId="2F62B428" w14:textId="77777777" w:rsidR="00647821" w:rsidRDefault="00647821" w:rsidP="005F4457">
            <w:r>
              <w:t>- Nombre</w:t>
            </w:r>
          </w:p>
          <w:p w14:paraId="1B6CC570" w14:textId="77777777" w:rsidR="00647821" w:rsidRDefault="00647821" w:rsidP="005F4457">
            <w:r>
              <w:t>- Apellido Paterno</w:t>
            </w:r>
          </w:p>
          <w:p w14:paraId="27F73FB0" w14:textId="77777777" w:rsidR="00647821" w:rsidRDefault="00647821" w:rsidP="005F4457">
            <w:r>
              <w:t>- Apellido Materno</w:t>
            </w:r>
          </w:p>
          <w:p w14:paraId="33B5304C" w14:textId="77777777" w:rsidR="00647821" w:rsidRDefault="00647821" w:rsidP="005F4457">
            <w:r>
              <w:t>- Email</w:t>
            </w:r>
          </w:p>
          <w:p w14:paraId="4C93AF84" w14:textId="38C6F0CC" w:rsidR="00647821" w:rsidRPr="00647821" w:rsidRDefault="00647821" w:rsidP="005F4457">
            <w:r>
              <w:t>- Tipo de usuario</w:t>
            </w:r>
          </w:p>
        </w:tc>
      </w:tr>
      <w:tr w:rsidR="003C2819" w14:paraId="2CFC2AEE" w14:textId="77777777" w:rsidTr="003C2819">
        <w:tc>
          <w:tcPr>
            <w:tcW w:w="8978" w:type="dxa"/>
            <w:gridSpan w:val="3"/>
          </w:tcPr>
          <w:p w14:paraId="43108BEA" w14:textId="7763507B" w:rsidR="003C2819" w:rsidRDefault="003C2819" w:rsidP="005F4457">
            <w:pPr>
              <w:rPr>
                <w:b/>
              </w:rPr>
            </w:pPr>
            <w:r w:rsidRPr="00EF0B90">
              <w:rPr>
                <w:b/>
              </w:rPr>
              <w:t>Procedimientos:</w:t>
            </w:r>
          </w:p>
          <w:p w14:paraId="2B71E111" w14:textId="2C8BEC73" w:rsidR="00647821" w:rsidRDefault="00647821" w:rsidP="005F4457">
            <w:r w:rsidRPr="00647821">
              <w:t>- Ingre</w:t>
            </w:r>
            <w:r>
              <w:t>so a la pantalla principal de la plataforma</w:t>
            </w:r>
          </w:p>
          <w:p w14:paraId="780E1748" w14:textId="77777777" w:rsidR="00647821" w:rsidRDefault="00647821" w:rsidP="005F4457">
            <w:r>
              <w:t>- Ingreso a la sección de creación de nuevo usuario</w:t>
            </w:r>
          </w:p>
          <w:p w14:paraId="44D9ECEE" w14:textId="77777777" w:rsidR="00647821" w:rsidRDefault="00647821" w:rsidP="005F4457">
            <w:r>
              <w:t>- Llenado del formulario con los datos</w:t>
            </w:r>
          </w:p>
          <w:p w14:paraId="193A10A5" w14:textId="02811193" w:rsidR="00647821" w:rsidRDefault="00647821" w:rsidP="005F4457">
            <w:r>
              <w:t>- Apretar botón “crear usuario”</w:t>
            </w:r>
          </w:p>
          <w:p w14:paraId="2FDF84F3" w14:textId="5F173ADD" w:rsidR="00647821" w:rsidRPr="00647821" w:rsidRDefault="00647821" w:rsidP="005F4457">
            <w:r>
              <w:t>- Comprobar registro creado en la base de datos</w:t>
            </w:r>
          </w:p>
        </w:tc>
      </w:tr>
      <w:tr w:rsidR="003C2819" w14:paraId="7497A2AA" w14:textId="77777777" w:rsidTr="00793532">
        <w:tc>
          <w:tcPr>
            <w:tcW w:w="4489" w:type="dxa"/>
            <w:gridSpan w:val="2"/>
          </w:tcPr>
          <w:p w14:paraId="6FD0A3DA" w14:textId="5D436553" w:rsidR="003C2819" w:rsidRDefault="003C2819" w:rsidP="005F4457">
            <w:pPr>
              <w:rPr>
                <w:b/>
              </w:rPr>
            </w:pPr>
            <w:r w:rsidRPr="00EF0B90">
              <w:rPr>
                <w:b/>
              </w:rPr>
              <w:t xml:space="preserve">Resultado Esperado: </w:t>
            </w:r>
          </w:p>
          <w:p w14:paraId="3730914F" w14:textId="741D66DE" w:rsidR="00D3570E" w:rsidRDefault="00D3570E" w:rsidP="005F4457">
            <w:r>
              <w:t xml:space="preserve">- </w:t>
            </w:r>
            <w:r w:rsidRPr="00D3570E">
              <w:t xml:space="preserve">Creación </w:t>
            </w:r>
            <w:r w:rsidR="0035339C">
              <w:t>del nuevo registro</w:t>
            </w:r>
            <w:r>
              <w:t xml:space="preserve"> en la tabla “Users” de la base de datos.</w:t>
            </w:r>
          </w:p>
          <w:p w14:paraId="5CE495C1" w14:textId="7A8EA842" w:rsidR="00D3570E" w:rsidRPr="00D3570E" w:rsidRDefault="00D3570E" w:rsidP="005F4457">
            <w:r>
              <w:t>- Los datos del nuevo registro deben coincidir con los ingresados en el formulario.</w:t>
            </w:r>
          </w:p>
        </w:tc>
        <w:tc>
          <w:tcPr>
            <w:tcW w:w="4489" w:type="dxa"/>
          </w:tcPr>
          <w:p w14:paraId="322ACEB1" w14:textId="77777777" w:rsidR="00D3570E" w:rsidRDefault="003C2819" w:rsidP="003C2819">
            <w:pPr>
              <w:keepNext/>
              <w:rPr>
                <w:b/>
              </w:rPr>
            </w:pPr>
            <w:r w:rsidRPr="00EF0B90">
              <w:rPr>
                <w:b/>
              </w:rPr>
              <w:t>Resultado Obtenido:</w:t>
            </w:r>
            <w:r w:rsidR="00B24752">
              <w:rPr>
                <w:b/>
              </w:rPr>
              <w:t xml:space="preserve"> </w:t>
            </w:r>
          </w:p>
          <w:p w14:paraId="6297CCC6" w14:textId="2F4836BE" w:rsidR="003C2819" w:rsidRPr="0091737F" w:rsidRDefault="00B24752" w:rsidP="003C2819">
            <w:pPr>
              <w:keepNext/>
              <w:rPr>
                <w:b/>
              </w:rPr>
            </w:pPr>
            <w:r w:rsidRPr="0091737F">
              <w:rPr>
                <w:b/>
                <w:color w:val="00B050"/>
              </w:rPr>
              <w:t>Aprobada</w:t>
            </w:r>
          </w:p>
        </w:tc>
      </w:tr>
    </w:tbl>
    <w:p w14:paraId="34622F8A" w14:textId="71140F44" w:rsidR="00954D2C" w:rsidRDefault="003C2819" w:rsidP="003C2819">
      <w:pPr>
        <w:pStyle w:val="Descripcin"/>
      </w:pPr>
      <w:bookmarkStart w:id="1178" w:name="_Toc453525539"/>
      <w:r>
        <w:t xml:space="preserve">Tabla </w:t>
      </w:r>
      <w:r w:rsidR="008F60B8">
        <w:fldChar w:fldCharType="begin"/>
      </w:r>
      <w:r w:rsidR="008F60B8">
        <w:instrText xml:space="preserve"> SEQ Tabla \* ARABIC </w:instrText>
      </w:r>
      <w:r w:rsidR="008F60B8">
        <w:fldChar w:fldCharType="separate"/>
      </w:r>
      <w:r w:rsidR="003B2DC5">
        <w:rPr>
          <w:noProof/>
        </w:rPr>
        <w:t>4</w:t>
      </w:r>
      <w:r w:rsidR="008F60B8">
        <w:rPr>
          <w:noProof/>
        </w:rPr>
        <w:fldChar w:fldCharType="end"/>
      </w:r>
      <w:r>
        <w:t>: Caso de prueba 1</w:t>
      </w:r>
      <w:bookmarkEnd w:id="1178"/>
    </w:p>
    <w:p w14:paraId="65D4A666" w14:textId="77777777" w:rsidR="0091737F" w:rsidRPr="0091737F" w:rsidRDefault="0091737F" w:rsidP="0091737F"/>
    <w:tbl>
      <w:tblPr>
        <w:tblStyle w:val="Tablaconcuadrcula"/>
        <w:tblW w:w="0" w:type="auto"/>
        <w:tblLook w:val="04A0" w:firstRow="1" w:lastRow="0" w:firstColumn="1" w:lastColumn="0" w:noHBand="0" w:noVBand="1"/>
      </w:tblPr>
      <w:tblGrid>
        <w:gridCol w:w="1809"/>
        <w:gridCol w:w="2680"/>
        <w:gridCol w:w="4489"/>
      </w:tblGrid>
      <w:tr w:rsidR="003C2819" w14:paraId="063625AF" w14:textId="77777777" w:rsidTr="00793532">
        <w:tc>
          <w:tcPr>
            <w:tcW w:w="1809" w:type="dxa"/>
          </w:tcPr>
          <w:p w14:paraId="486A9F58" w14:textId="2D654C13" w:rsidR="003C2819" w:rsidRPr="00EF0B90" w:rsidRDefault="003C2819" w:rsidP="00793532">
            <w:r w:rsidRPr="00EF0B90">
              <w:rPr>
                <w:b/>
              </w:rPr>
              <w:t xml:space="preserve">N° Prueba: </w:t>
            </w:r>
            <w:r w:rsidR="00EF0B90">
              <w:t>2</w:t>
            </w:r>
          </w:p>
        </w:tc>
        <w:tc>
          <w:tcPr>
            <w:tcW w:w="7169" w:type="dxa"/>
            <w:gridSpan w:val="2"/>
          </w:tcPr>
          <w:p w14:paraId="3D6FD473" w14:textId="38F86C73" w:rsidR="003C2819" w:rsidRPr="00EF0B90" w:rsidRDefault="003C2819" w:rsidP="00793532">
            <w:r w:rsidRPr="00EF0B90">
              <w:rPr>
                <w:b/>
              </w:rPr>
              <w:t>Nombre:</w:t>
            </w:r>
            <w:r w:rsidR="00EF0B90">
              <w:rPr>
                <w:b/>
              </w:rPr>
              <w:t xml:space="preserve"> </w:t>
            </w:r>
            <w:r w:rsidR="00EF0B90">
              <w:t>Autenticación de usuario</w:t>
            </w:r>
          </w:p>
        </w:tc>
      </w:tr>
      <w:tr w:rsidR="003C2819" w14:paraId="3462E854" w14:textId="77777777" w:rsidTr="00793532">
        <w:tc>
          <w:tcPr>
            <w:tcW w:w="8978" w:type="dxa"/>
            <w:gridSpan w:val="3"/>
          </w:tcPr>
          <w:p w14:paraId="14B54661" w14:textId="77777777" w:rsidR="003C2819" w:rsidRDefault="003C2819" w:rsidP="00793532">
            <w:pPr>
              <w:rPr>
                <w:b/>
              </w:rPr>
            </w:pPr>
            <w:r w:rsidRPr="00EF0B90">
              <w:rPr>
                <w:b/>
              </w:rPr>
              <w:t>Objetivo:</w:t>
            </w:r>
          </w:p>
          <w:p w14:paraId="66505F3F" w14:textId="5DB6629E" w:rsidR="00793532" w:rsidRPr="00587726" w:rsidRDefault="00793532" w:rsidP="0091737F">
            <w:r w:rsidRPr="00587726">
              <w:t>Comprobar</w:t>
            </w:r>
            <w:r w:rsidR="00D1440C">
              <w:t xml:space="preserve"> que </w:t>
            </w:r>
            <w:r w:rsidR="0091737F">
              <w:t>el análisis de las credenciales entregadas para la autenticación de los usuarios se está realizando correctamente, dando acceso a credenciales válidas e impidiéndolo a las credenciales erróneas.</w:t>
            </w:r>
          </w:p>
        </w:tc>
      </w:tr>
      <w:tr w:rsidR="003C2819" w14:paraId="67F5C837" w14:textId="77777777" w:rsidTr="00793532">
        <w:tc>
          <w:tcPr>
            <w:tcW w:w="4489" w:type="dxa"/>
            <w:gridSpan w:val="2"/>
          </w:tcPr>
          <w:p w14:paraId="13048775" w14:textId="161A3847" w:rsidR="003B2DC5" w:rsidRDefault="003C2819" w:rsidP="00793532">
            <w:pPr>
              <w:rPr>
                <w:b/>
              </w:rPr>
            </w:pPr>
            <w:r w:rsidRPr="00EF0B90">
              <w:rPr>
                <w:b/>
              </w:rPr>
              <w:t>Pre-requisitos:</w:t>
            </w:r>
          </w:p>
          <w:p w14:paraId="58CB9B86" w14:textId="62A95FDE" w:rsidR="003B2DC5" w:rsidRDefault="003B2DC5" w:rsidP="00793532">
            <w:r w:rsidRPr="003B2DC5">
              <w:t>- Implementación</w:t>
            </w:r>
            <w:r w:rsidR="0035339C">
              <w:t xml:space="preserve"> interfaz de LogI</w:t>
            </w:r>
            <w:r>
              <w:t>n</w:t>
            </w:r>
          </w:p>
          <w:p w14:paraId="51779C55" w14:textId="4D49D75F" w:rsidR="003B2DC5" w:rsidRPr="003B2DC5" w:rsidRDefault="003B2DC5" w:rsidP="00793532">
            <w:r>
              <w:t>- Implementación controlador de autenticación</w:t>
            </w:r>
          </w:p>
        </w:tc>
        <w:tc>
          <w:tcPr>
            <w:tcW w:w="4489" w:type="dxa"/>
          </w:tcPr>
          <w:p w14:paraId="4B443011" w14:textId="77777777" w:rsidR="003C2819" w:rsidRDefault="003C2819" w:rsidP="00793532">
            <w:pPr>
              <w:rPr>
                <w:b/>
              </w:rPr>
            </w:pPr>
            <w:r w:rsidRPr="00EF0B90">
              <w:rPr>
                <w:b/>
              </w:rPr>
              <w:t>Datos Entrada:</w:t>
            </w:r>
          </w:p>
          <w:p w14:paraId="4FDB3176" w14:textId="270562E5" w:rsidR="00D1440C" w:rsidRDefault="00D1440C" w:rsidP="00793532">
            <w:pPr>
              <w:rPr>
                <w:b/>
              </w:rPr>
            </w:pPr>
            <w:r>
              <w:rPr>
                <w:b/>
              </w:rPr>
              <w:t>Primer Caso</w:t>
            </w:r>
          </w:p>
          <w:p w14:paraId="08F78A9B" w14:textId="05166A60" w:rsidR="00587726" w:rsidRDefault="00587726" w:rsidP="00793532">
            <w:r>
              <w:t xml:space="preserve">- </w:t>
            </w:r>
            <w:r w:rsidRPr="00587726">
              <w:t>Email</w:t>
            </w:r>
            <w:r>
              <w:t>:</w:t>
            </w:r>
            <w:r w:rsidRPr="00587726">
              <w:t xml:space="preserve"> alumno</w:t>
            </w:r>
            <w:r w:rsidR="003B2DC5" w:rsidRPr="003B2DC5">
              <w:t>@</w:t>
            </w:r>
            <w:r w:rsidRPr="00587726">
              <w:t>unab.cl</w:t>
            </w:r>
          </w:p>
          <w:p w14:paraId="7DD60398" w14:textId="1654D3C9" w:rsidR="00587726" w:rsidRDefault="00587726" w:rsidP="00793532">
            <w:r>
              <w:t>- Contraseña: 123456</w:t>
            </w:r>
          </w:p>
          <w:p w14:paraId="14AFBBAB" w14:textId="34BF45BF" w:rsidR="00D1440C" w:rsidRPr="00D1440C" w:rsidRDefault="00D1440C" w:rsidP="00793532">
            <w:pPr>
              <w:rPr>
                <w:b/>
              </w:rPr>
            </w:pPr>
            <w:r w:rsidRPr="00D1440C">
              <w:rPr>
                <w:b/>
              </w:rPr>
              <w:t>Segundo Caso</w:t>
            </w:r>
          </w:p>
          <w:p w14:paraId="6F815FAC" w14:textId="77777777" w:rsidR="00587726" w:rsidRDefault="00D1440C" w:rsidP="00793532">
            <w:r>
              <w:t xml:space="preserve">- Email: </w:t>
            </w:r>
            <w:r w:rsidRPr="00587726">
              <w:t>alumno</w:t>
            </w:r>
            <w:r w:rsidRPr="003B2DC5">
              <w:t>@</w:t>
            </w:r>
            <w:r w:rsidRPr="00587726">
              <w:t>unab.cl</w:t>
            </w:r>
          </w:p>
          <w:p w14:paraId="74B53D18" w14:textId="23EDA2F0" w:rsidR="00D1440C" w:rsidRPr="00D1440C" w:rsidRDefault="0091737F" w:rsidP="00793532">
            <w:r>
              <w:t>- Contraseña: asdfgh</w:t>
            </w:r>
          </w:p>
        </w:tc>
      </w:tr>
      <w:tr w:rsidR="003C2819" w14:paraId="6026A9DB" w14:textId="77777777" w:rsidTr="00793532">
        <w:tc>
          <w:tcPr>
            <w:tcW w:w="8978" w:type="dxa"/>
            <w:gridSpan w:val="3"/>
          </w:tcPr>
          <w:p w14:paraId="4F4D7958" w14:textId="77777777" w:rsidR="003C2819" w:rsidRDefault="003C2819" w:rsidP="00793532">
            <w:pPr>
              <w:rPr>
                <w:b/>
              </w:rPr>
            </w:pPr>
            <w:r w:rsidRPr="00EF0B90">
              <w:rPr>
                <w:b/>
              </w:rPr>
              <w:t>Procedimientos:</w:t>
            </w:r>
          </w:p>
          <w:p w14:paraId="6FD42DD7" w14:textId="39EF7536" w:rsidR="00587726" w:rsidRDefault="00587726" w:rsidP="00587726">
            <w:r w:rsidRPr="00647821">
              <w:t>- Ingre</w:t>
            </w:r>
            <w:r>
              <w:t>so a la pantalla principal de la plataforma</w:t>
            </w:r>
          </w:p>
          <w:p w14:paraId="11858C5D" w14:textId="366F1C0A" w:rsidR="00587726" w:rsidRDefault="00587726" w:rsidP="00587726">
            <w:r>
              <w:t>- Ingreso de los datos especificados en el formulario de ingreso</w:t>
            </w:r>
          </w:p>
          <w:p w14:paraId="4311E7DB" w14:textId="2831D017" w:rsidR="00D1440C" w:rsidRDefault="00D1440C" w:rsidP="00587726">
            <w:r>
              <w:t>- Hacer click en botón “Iniciar Sesión”</w:t>
            </w:r>
          </w:p>
          <w:p w14:paraId="5B0EC19E" w14:textId="6A350F11" w:rsidR="00587726" w:rsidRPr="00EF0B90" w:rsidRDefault="00587726" w:rsidP="00793532">
            <w:pPr>
              <w:rPr>
                <w:b/>
              </w:rPr>
            </w:pPr>
          </w:p>
        </w:tc>
      </w:tr>
      <w:tr w:rsidR="003C2819" w14:paraId="18E09800" w14:textId="77777777" w:rsidTr="00793532">
        <w:tc>
          <w:tcPr>
            <w:tcW w:w="4489" w:type="dxa"/>
            <w:gridSpan w:val="2"/>
          </w:tcPr>
          <w:p w14:paraId="62C85361" w14:textId="4CE494F4" w:rsidR="003C2819" w:rsidRDefault="003C2819" w:rsidP="00793532">
            <w:pPr>
              <w:rPr>
                <w:b/>
              </w:rPr>
            </w:pPr>
            <w:r w:rsidRPr="00EF0B90">
              <w:rPr>
                <w:b/>
              </w:rPr>
              <w:t xml:space="preserve">Resultado Esperado: </w:t>
            </w:r>
          </w:p>
          <w:p w14:paraId="6E90A27B" w14:textId="77777777" w:rsidR="0091737F" w:rsidRDefault="0091737F" w:rsidP="00793532">
            <w:pPr>
              <w:rPr>
                <w:b/>
              </w:rPr>
            </w:pPr>
            <w:r>
              <w:rPr>
                <w:b/>
              </w:rPr>
              <w:t>Primer Caso</w:t>
            </w:r>
          </w:p>
          <w:p w14:paraId="0697EA33" w14:textId="5233FA95" w:rsidR="0091737F" w:rsidRDefault="0091737F" w:rsidP="00793532">
            <w:r>
              <w:t>- Resultado de l</w:t>
            </w:r>
            <w:r w:rsidRPr="0091737F">
              <w:t>a</w:t>
            </w:r>
            <w:r>
              <w:t xml:space="preserve"> validación de las credenciales debe ser </w:t>
            </w:r>
            <w:r w:rsidR="0035339C">
              <w:t>positiva.</w:t>
            </w:r>
          </w:p>
          <w:p w14:paraId="3F1BA327" w14:textId="2583C047" w:rsidR="0091737F" w:rsidRDefault="0091737F" w:rsidP="00793532">
            <w:r>
              <w:lastRenderedPageBreak/>
              <w:t xml:space="preserve">- Redirección del usuario </w:t>
            </w:r>
            <w:r w:rsidR="009319F9">
              <w:t>al panel de alumno</w:t>
            </w:r>
          </w:p>
          <w:p w14:paraId="3536BD82" w14:textId="77777777" w:rsidR="0091737F" w:rsidRDefault="0091737F" w:rsidP="00793532">
            <w:pPr>
              <w:rPr>
                <w:b/>
              </w:rPr>
            </w:pPr>
            <w:r w:rsidRPr="0091737F">
              <w:rPr>
                <w:b/>
              </w:rPr>
              <w:t>Segundo Caso</w:t>
            </w:r>
          </w:p>
          <w:p w14:paraId="0EEA484E" w14:textId="72ACAF79" w:rsidR="0091737F" w:rsidRDefault="0091737F" w:rsidP="0091737F">
            <w:r>
              <w:t>- Resultado de la validación de las credenciales debe ser negativa.</w:t>
            </w:r>
          </w:p>
          <w:p w14:paraId="464F2022" w14:textId="025B9A11" w:rsidR="0091737F" w:rsidRPr="0091737F" w:rsidRDefault="0091737F" w:rsidP="0091737F">
            <w:r>
              <w:t xml:space="preserve">- </w:t>
            </w:r>
            <w:r w:rsidR="009319F9">
              <w:t>Se retorna a la pantalla de L</w:t>
            </w:r>
            <w:r>
              <w:t>ogIn con mensaje de error.</w:t>
            </w:r>
          </w:p>
        </w:tc>
        <w:tc>
          <w:tcPr>
            <w:tcW w:w="4489" w:type="dxa"/>
          </w:tcPr>
          <w:p w14:paraId="6459AE41" w14:textId="77777777" w:rsidR="003C2819" w:rsidRDefault="003C2819" w:rsidP="0091737F">
            <w:pPr>
              <w:keepNext/>
            </w:pPr>
            <w:r w:rsidRPr="00EF0B90">
              <w:rPr>
                <w:b/>
              </w:rPr>
              <w:lastRenderedPageBreak/>
              <w:t>Resultado Obtenido:</w:t>
            </w:r>
            <w:r w:rsidR="00B24752">
              <w:rPr>
                <w:b/>
              </w:rPr>
              <w:t xml:space="preserve"> </w:t>
            </w:r>
          </w:p>
          <w:p w14:paraId="64908F91" w14:textId="5F7EEFD8" w:rsidR="0091737F" w:rsidRPr="00EF0B90" w:rsidRDefault="0091737F" w:rsidP="0091737F">
            <w:pPr>
              <w:keepNext/>
              <w:rPr>
                <w:b/>
              </w:rPr>
            </w:pPr>
            <w:r w:rsidRPr="0091737F">
              <w:rPr>
                <w:b/>
                <w:color w:val="00B050"/>
              </w:rPr>
              <w:t>Aprobada</w:t>
            </w:r>
          </w:p>
        </w:tc>
      </w:tr>
    </w:tbl>
    <w:p w14:paraId="4330F66E" w14:textId="3D0A3870" w:rsidR="003C2819" w:rsidRDefault="003C2819" w:rsidP="003C2819">
      <w:pPr>
        <w:pStyle w:val="Descripcin"/>
        <w:rPr>
          <w:noProof/>
        </w:rPr>
      </w:pPr>
      <w:bookmarkStart w:id="1179" w:name="_Toc453525540"/>
      <w:r>
        <w:lastRenderedPageBreak/>
        <w:t xml:space="preserve">Tabla </w:t>
      </w:r>
      <w:r w:rsidR="008F60B8">
        <w:fldChar w:fldCharType="begin"/>
      </w:r>
      <w:r w:rsidR="008F60B8">
        <w:instrText xml:space="preserve"> SEQ Tabla \* ARABIC </w:instrText>
      </w:r>
      <w:r w:rsidR="008F60B8">
        <w:fldChar w:fldCharType="separate"/>
      </w:r>
      <w:r w:rsidR="003B2DC5">
        <w:rPr>
          <w:noProof/>
        </w:rPr>
        <w:t>5</w:t>
      </w:r>
      <w:r w:rsidR="008F60B8">
        <w:rPr>
          <w:noProof/>
        </w:rPr>
        <w:fldChar w:fldCharType="end"/>
      </w:r>
      <w:r>
        <w:t>: Caso de Prueba</w:t>
      </w:r>
      <w:r>
        <w:rPr>
          <w:noProof/>
        </w:rPr>
        <w:t xml:space="preserve"> 2</w:t>
      </w:r>
      <w:bookmarkEnd w:id="1179"/>
    </w:p>
    <w:p w14:paraId="4EAA9275" w14:textId="77777777" w:rsidR="002C2A76" w:rsidRPr="002C2A76" w:rsidRDefault="002C2A76" w:rsidP="002C2A76"/>
    <w:tbl>
      <w:tblPr>
        <w:tblStyle w:val="Tablaconcuadrcula"/>
        <w:tblW w:w="0" w:type="auto"/>
        <w:tblLook w:val="04A0" w:firstRow="1" w:lastRow="0" w:firstColumn="1" w:lastColumn="0" w:noHBand="0" w:noVBand="1"/>
      </w:tblPr>
      <w:tblGrid>
        <w:gridCol w:w="1809"/>
        <w:gridCol w:w="2680"/>
        <w:gridCol w:w="4489"/>
      </w:tblGrid>
      <w:tr w:rsidR="003B2DC5" w14:paraId="31F911CC" w14:textId="77777777" w:rsidTr="003B2DC5">
        <w:tc>
          <w:tcPr>
            <w:tcW w:w="1809" w:type="dxa"/>
          </w:tcPr>
          <w:p w14:paraId="7CA9D43E" w14:textId="0EDF734D" w:rsidR="003B2DC5" w:rsidRPr="00EF0B90" w:rsidRDefault="003B2DC5" w:rsidP="003B2DC5">
            <w:r w:rsidRPr="00EF0B90">
              <w:rPr>
                <w:b/>
              </w:rPr>
              <w:t xml:space="preserve">N° Prueba: </w:t>
            </w:r>
            <w:r>
              <w:t>3</w:t>
            </w:r>
          </w:p>
        </w:tc>
        <w:tc>
          <w:tcPr>
            <w:tcW w:w="7169" w:type="dxa"/>
            <w:gridSpan w:val="2"/>
          </w:tcPr>
          <w:p w14:paraId="1A405B3E" w14:textId="36A161EA" w:rsidR="003B2DC5" w:rsidRPr="00B24752" w:rsidRDefault="003B2DC5" w:rsidP="003B2DC5">
            <w:r w:rsidRPr="00EF0B90">
              <w:rPr>
                <w:b/>
              </w:rPr>
              <w:t>Nombre:</w:t>
            </w:r>
            <w:r>
              <w:rPr>
                <w:b/>
              </w:rPr>
              <w:t xml:space="preserve"> </w:t>
            </w:r>
            <w:r>
              <w:t>Cierre de Sesión</w:t>
            </w:r>
          </w:p>
        </w:tc>
      </w:tr>
      <w:tr w:rsidR="003B2DC5" w14:paraId="35933AE1" w14:textId="77777777" w:rsidTr="003B2DC5">
        <w:tc>
          <w:tcPr>
            <w:tcW w:w="8978" w:type="dxa"/>
            <w:gridSpan w:val="3"/>
          </w:tcPr>
          <w:p w14:paraId="3B2C8265" w14:textId="77777777" w:rsidR="003B2DC5" w:rsidRPr="00EF0B90" w:rsidRDefault="003B2DC5" w:rsidP="003B2DC5">
            <w:pPr>
              <w:rPr>
                <w:b/>
              </w:rPr>
            </w:pPr>
            <w:r w:rsidRPr="00EF0B90">
              <w:rPr>
                <w:b/>
              </w:rPr>
              <w:t>Objetivo:</w:t>
            </w:r>
          </w:p>
        </w:tc>
      </w:tr>
      <w:tr w:rsidR="003B2DC5" w14:paraId="7609B817" w14:textId="77777777" w:rsidTr="003B2DC5">
        <w:tc>
          <w:tcPr>
            <w:tcW w:w="4489" w:type="dxa"/>
            <w:gridSpan w:val="2"/>
          </w:tcPr>
          <w:p w14:paraId="1541D4B6" w14:textId="77777777" w:rsidR="003B2DC5" w:rsidRDefault="003B2DC5" w:rsidP="003B2DC5">
            <w:pPr>
              <w:rPr>
                <w:b/>
              </w:rPr>
            </w:pPr>
            <w:r w:rsidRPr="00EF0B90">
              <w:rPr>
                <w:b/>
              </w:rPr>
              <w:t>Pre-requisitos:</w:t>
            </w:r>
          </w:p>
          <w:p w14:paraId="1AB9C4A4" w14:textId="000BC5F5" w:rsidR="00E143CF" w:rsidRPr="00E143CF" w:rsidRDefault="00E143CF" w:rsidP="003B2DC5">
            <w:r>
              <w:t>- Implementación del header</w:t>
            </w:r>
          </w:p>
          <w:p w14:paraId="6C468993" w14:textId="34AE387C" w:rsidR="00E143CF" w:rsidRPr="00EF0B90" w:rsidRDefault="00E143CF" w:rsidP="003B2DC5">
            <w:pPr>
              <w:rPr>
                <w:b/>
              </w:rPr>
            </w:pPr>
            <w:r>
              <w:t>- Implementación controlador de autenticación</w:t>
            </w:r>
          </w:p>
        </w:tc>
        <w:tc>
          <w:tcPr>
            <w:tcW w:w="4489" w:type="dxa"/>
          </w:tcPr>
          <w:p w14:paraId="4F32B22C" w14:textId="77777777" w:rsidR="003B2DC5" w:rsidRDefault="003B2DC5" w:rsidP="003B2DC5">
            <w:pPr>
              <w:rPr>
                <w:b/>
              </w:rPr>
            </w:pPr>
            <w:r w:rsidRPr="00EF0B90">
              <w:rPr>
                <w:b/>
              </w:rPr>
              <w:t>Datos Entrada:</w:t>
            </w:r>
          </w:p>
          <w:p w14:paraId="6918C350" w14:textId="3F7F10B6" w:rsidR="00D1440C" w:rsidRPr="00D1440C" w:rsidRDefault="00D1440C" w:rsidP="003B2DC5">
            <w:r w:rsidRPr="00D1440C">
              <w:t>- Us</w:t>
            </w:r>
            <w:r>
              <w:t>uario autentificado</w:t>
            </w:r>
          </w:p>
        </w:tc>
      </w:tr>
      <w:tr w:rsidR="003B2DC5" w14:paraId="0092E387" w14:textId="77777777" w:rsidTr="003B2DC5">
        <w:tc>
          <w:tcPr>
            <w:tcW w:w="8978" w:type="dxa"/>
            <w:gridSpan w:val="3"/>
          </w:tcPr>
          <w:p w14:paraId="08B0EA31" w14:textId="157D8D12" w:rsidR="003B2DC5" w:rsidRDefault="003B2DC5" w:rsidP="003B2DC5">
            <w:pPr>
              <w:rPr>
                <w:b/>
              </w:rPr>
            </w:pPr>
            <w:r w:rsidRPr="00EF0B90">
              <w:rPr>
                <w:b/>
              </w:rPr>
              <w:t>Procedimientos:</w:t>
            </w:r>
          </w:p>
          <w:p w14:paraId="5C130161" w14:textId="77777777" w:rsidR="00D1440C" w:rsidRDefault="00D1440C" w:rsidP="00D1440C">
            <w:r w:rsidRPr="00D1440C">
              <w:t xml:space="preserve">- </w:t>
            </w:r>
            <w:r>
              <w:t>Ingresar a la plataforma con un usuario</w:t>
            </w:r>
          </w:p>
          <w:p w14:paraId="1847D597" w14:textId="77777777" w:rsidR="00D1440C" w:rsidRDefault="00D1440C" w:rsidP="00D1440C">
            <w:r>
              <w:t>- Hacer click en el nombre del usuario en el header de la plataforma</w:t>
            </w:r>
          </w:p>
          <w:p w14:paraId="5A4B4AB3" w14:textId="77777777" w:rsidR="00D1440C" w:rsidRDefault="00D1440C" w:rsidP="00D1440C">
            <w:r>
              <w:t>- Hacer click en el botón “Cerrar Sesión” del menú desplegado</w:t>
            </w:r>
          </w:p>
          <w:p w14:paraId="6DE83700" w14:textId="2BFD1316" w:rsidR="00D1440C" w:rsidRPr="00D1440C" w:rsidRDefault="00D1440C" w:rsidP="00D1440C">
            <w:r>
              <w:t xml:space="preserve">- Confirmar cierre de sesión  </w:t>
            </w:r>
          </w:p>
        </w:tc>
      </w:tr>
      <w:tr w:rsidR="003B2DC5" w14:paraId="053C38F0" w14:textId="77777777" w:rsidTr="003B2DC5">
        <w:tc>
          <w:tcPr>
            <w:tcW w:w="4489" w:type="dxa"/>
            <w:gridSpan w:val="2"/>
          </w:tcPr>
          <w:p w14:paraId="2A007132" w14:textId="39C2DA01" w:rsidR="003B2DC5" w:rsidRDefault="003B2DC5" w:rsidP="003B2DC5">
            <w:pPr>
              <w:rPr>
                <w:b/>
              </w:rPr>
            </w:pPr>
            <w:r w:rsidRPr="00EF0B90">
              <w:rPr>
                <w:b/>
              </w:rPr>
              <w:t xml:space="preserve">Resultado Esperado: </w:t>
            </w:r>
          </w:p>
          <w:p w14:paraId="565298F5" w14:textId="77777777" w:rsidR="0091737F" w:rsidRDefault="0091737F" w:rsidP="003B2DC5">
            <w:r w:rsidRPr="0091737F">
              <w:t>- Cierre</w:t>
            </w:r>
            <w:r>
              <w:t xml:space="preserve"> de la sesión actualmente activa</w:t>
            </w:r>
          </w:p>
          <w:p w14:paraId="1E2F7482" w14:textId="3DB747BD" w:rsidR="0091737F" w:rsidRPr="0091737F" w:rsidRDefault="0091737F" w:rsidP="003B2DC5">
            <w:r>
              <w:t xml:space="preserve">- </w:t>
            </w:r>
            <w:r w:rsidR="0035339C">
              <w:t>Redirección</w:t>
            </w:r>
            <w:r>
              <w:t xml:space="preserve"> a la pantalla de LogIn</w:t>
            </w:r>
          </w:p>
        </w:tc>
        <w:tc>
          <w:tcPr>
            <w:tcW w:w="4489" w:type="dxa"/>
          </w:tcPr>
          <w:p w14:paraId="33DE5CC4" w14:textId="77777777" w:rsidR="003B2DC5" w:rsidRDefault="003B2DC5" w:rsidP="0091737F">
            <w:pPr>
              <w:keepNext/>
            </w:pPr>
            <w:r w:rsidRPr="00EF0B90">
              <w:rPr>
                <w:b/>
              </w:rPr>
              <w:t>Resultado Obtenido:</w:t>
            </w:r>
          </w:p>
          <w:p w14:paraId="1D955720" w14:textId="7499ABEF" w:rsidR="0091737F" w:rsidRPr="00EF0B90" w:rsidRDefault="0091737F" w:rsidP="0091737F">
            <w:pPr>
              <w:keepNext/>
              <w:rPr>
                <w:b/>
              </w:rPr>
            </w:pPr>
            <w:r w:rsidRPr="0091737F">
              <w:rPr>
                <w:b/>
                <w:color w:val="00B050"/>
              </w:rPr>
              <w:t>Aprobada</w:t>
            </w:r>
          </w:p>
        </w:tc>
      </w:tr>
    </w:tbl>
    <w:p w14:paraId="34FA0F29" w14:textId="50F3D940" w:rsidR="003B2DC5" w:rsidRDefault="003B2DC5" w:rsidP="003B2DC5">
      <w:pPr>
        <w:pStyle w:val="Descripcin"/>
      </w:pPr>
      <w:bookmarkStart w:id="1180" w:name="_Toc453525541"/>
      <w:r>
        <w:t xml:space="preserve">Tabla </w:t>
      </w:r>
      <w:r w:rsidR="008F60B8">
        <w:fldChar w:fldCharType="begin"/>
      </w:r>
      <w:r w:rsidR="008F60B8">
        <w:instrText xml:space="preserve"> SEQ Tabla \* ARABIC </w:instrText>
      </w:r>
      <w:r w:rsidR="008F60B8">
        <w:fldChar w:fldCharType="separate"/>
      </w:r>
      <w:r>
        <w:rPr>
          <w:noProof/>
        </w:rPr>
        <w:t>6</w:t>
      </w:r>
      <w:r w:rsidR="008F60B8">
        <w:rPr>
          <w:noProof/>
        </w:rPr>
        <w:fldChar w:fldCharType="end"/>
      </w:r>
      <w:r>
        <w:t>: Caso de Prueba 3</w:t>
      </w:r>
      <w:bookmarkEnd w:id="1180"/>
    </w:p>
    <w:p w14:paraId="78245CC0" w14:textId="77777777" w:rsidR="003B2DC5" w:rsidRDefault="003B2DC5" w:rsidP="003B2DC5"/>
    <w:p w14:paraId="26072F2F" w14:textId="77777777" w:rsidR="003B2DC5" w:rsidRPr="003B2DC5" w:rsidRDefault="003B2DC5" w:rsidP="003B2DC5"/>
    <w:tbl>
      <w:tblPr>
        <w:tblStyle w:val="Tablaconcuadrcula"/>
        <w:tblW w:w="0" w:type="auto"/>
        <w:tblLook w:val="04A0" w:firstRow="1" w:lastRow="0" w:firstColumn="1" w:lastColumn="0" w:noHBand="0" w:noVBand="1"/>
      </w:tblPr>
      <w:tblGrid>
        <w:gridCol w:w="1809"/>
        <w:gridCol w:w="2680"/>
        <w:gridCol w:w="4489"/>
      </w:tblGrid>
      <w:tr w:rsidR="003C2819" w14:paraId="0AE50284" w14:textId="77777777" w:rsidTr="00793532">
        <w:tc>
          <w:tcPr>
            <w:tcW w:w="1809" w:type="dxa"/>
          </w:tcPr>
          <w:p w14:paraId="162A6777" w14:textId="0BF412D8" w:rsidR="003C2819" w:rsidRPr="00EF0B90" w:rsidRDefault="003C2819" w:rsidP="00793532">
            <w:r w:rsidRPr="00EF0B90">
              <w:rPr>
                <w:b/>
              </w:rPr>
              <w:t xml:space="preserve">N° Prueba: </w:t>
            </w:r>
            <w:r w:rsidR="00E143CF">
              <w:t>4</w:t>
            </w:r>
          </w:p>
        </w:tc>
        <w:tc>
          <w:tcPr>
            <w:tcW w:w="7169" w:type="dxa"/>
            <w:gridSpan w:val="2"/>
          </w:tcPr>
          <w:p w14:paraId="73CFEDDC" w14:textId="7336976F" w:rsidR="003C2819" w:rsidRPr="00EF0B90" w:rsidRDefault="003C2819" w:rsidP="00B24752">
            <w:pPr>
              <w:ind w:left="708" w:hanging="708"/>
              <w:rPr>
                <w:b/>
              </w:rPr>
            </w:pPr>
            <w:r w:rsidRPr="00EF0B90">
              <w:rPr>
                <w:b/>
              </w:rPr>
              <w:t>Nombre:</w:t>
            </w:r>
            <w:r w:rsidR="00B24752">
              <w:rPr>
                <w:b/>
              </w:rPr>
              <w:t xml:space="preserve"> </w:t>
            </w:r>
            <w:r w:rsidR="00B24752" w:rsidRPr="00B24752">
              <w:t>Filtros</w:t>
            </w:r>
            <w:r w:rsidR="00B24752">
              <w:rPr>
                <w:b/>
              </w:rPr>
              <w:t xml:space="preserve"> </w:t>
            </w:r>
            <w:r w:rsidR="00B24752" w:rsidRPr="00B24752">
              <w:t>de</w:t>
            </w:r>
            <w:r w:rsidR="00B24752">
              <w:t xml:space="preserve"> acceso</w:t>
            </w:r>
          </w:p>
        </w:tc>
      </w:tr>
      <w:tr w:rsidR="003C2819" w14:paraId="6890F651" w14:textId="77777777" w:rsidTr="00793532">
        <w:tc>
          <w:tcPr>
            <w:tcW w:w="8978" w:type="dxa"/>
            <w:gridSpan w:val="3"/>
          </w:tcPr>
          <w:p w14:paraId="0F32213F" w14:textId="77777777" w:rsidR="003C2819" w:rsidRDefault="003C2819" w:rsidP="00793532">
            <w:pPr>
              <w:rPr>
                <w:b/>
              </w:rPr>
            </w:pPr>
            <w:r w:rsidRPr="00EF0B90">
              <w:rPr>
                <w:b/>
              </w:rPr>
              <w:t>Objetivo:</w:t>
            </w:r>
          </w:p>
          <w:p w14:paraId="0E9E4385" w14:textId="786C354A" w:rsidR="009319F9" w:rsidRPr="009319F9" w:rsidRDefault="009319F9" w:rsidP="009319F9">
            <w:r w:rsidRPr="009319F9">
              <w:t>C</w:t>
            </w:r>
            <w:r>
              <w:t>omprobar que únicamente los usuarios con los permisos necesarios tienen acceso a cada una de las secciones de la plataforma. Los usuarios tipo alumno no pueden ingresar al panel de profesores ni a la de investigadores.</w:t>
            </w:r>
          </w:p>
        </w:tc>
      </w:tr>
      <w:tr w:rsidR="003C2819" w14:paraId="49DB58E0" w14:textId="77777777" w:rsidTr="00793532">
        <w:tc>
          <w:tcPr>
            <w:tcW w:w="4489" w:type="dxa"/>
            <w:gridSpan w:val="2"/>
          </w:tcPr>
          <w:p w14:paraId="6A455EAD" w14:textId="48FD1FC4" w:rsidR="003C2819" w:rsidRDefault="003C2819" w:rsidP="00793532">
            <w:pPr>
              <w:rPr>
                <w:b/>
              </w:rPr>
            </w:pPr>
            <w:r w:rsidRPr="00EF0B90">
              <w:rPr>
                <w:b/>
              </w:rPr>
              <w:t>Pre-requisitos:</w:t>
            </w:r>
          </w:p>
          <w:p w14:paraId="06F03A66" w14:textId="4C079F1D" w:rsidR="009319F9" w:rsidRPr="009319F9" w:rsidRDefault="009319F9" w:rsidP="00793532">
            <w:r>
              <w:rPr>
                <w:b/>
              </w:rPr>
              <w:t xml:space="preserve">- </w:t>
            </w:r>
            <w:r w:rsidRPr="009319F9">
              <w:t>Implementado módulo de autenticación de usuario</w:t>
            </w:r>
          </w:p>
          <w:p w14:paraId="1C4679B0" w14:textId="0E6C9CCC" w:rsidR="009319F9" w:rsidRPr="00EF0B90" w:rsidRDefault="009319F9" w:rsidP="00793532">
            <w:pPr>
              <w:rPr>
                <w:b/>
              </w:rPr>
            </w:pPr>
            <w:r w:rsidRPr="009319F9">
              <w:t>- Implementados filtros de acceso por tipo de usuario a las distintas secciones de la</w:t>
            </w:r>
            <w:r>
              <w:rPr>
                <w:b/>
              </w:rPr>
              <w:t xml:space="preserve"> plataforma.</w:t>
            </w:r>
          </w:p>
        </w:tc>
        <w:tc>
          <w:tcPr>
            <w:tcW w:w="4489" w:type="dxa"/>
          </w:tcPr>
          <w:p w14:paraId="5B6FF2AD" w14:textId="77777777" w:rsidR="003C2819" w:rsidRDefault="003C2819" w:rsidP="00793532">
            <w:pPr>
              <w:rPr>
                <w:b/>
              </w:rPr>
            </w:pPr>
            <w:r w:rsidRPr="00EF0B90">
              <w:rPr>
                <w:b/>
              </w:rPr>
              <w:t>Datos Entrada:</w:t>
            </w:r>
          </w:p>
          <w:p w14:paraId="40614943" w14:textId="77777777" w:rsidR="009319F9" w:rsidRDefault="009319F9" w:rsidP="009319F9">
            <w:r>
              <w:t xml:space="preserve">- </w:t>
            </w:r>
            <w:r w:rsidRPr="00587726">
              <w:t>Email</w:t>
            </w:r>
            <w:r>
              <w:t>:</w:t>
            </w:r>
            <w:r w:rsidRPr="00587726">
              <w:t xml:space="preserve"> alumno</w:t>
            </w:r>
            <w:r w:rsidRPr="003B2DC5">
              <w:t>@</w:t>
            </w:r>
            <w:r w:rsidRPr="00587726">
              <w:t>unab.cl</w:t>
            </w:r>
          </w:p>
          <w:p w14:paraId="6F44746A" w14:textId="77777777" w:rsidR="009319F9" w:rsidRDefault="009319F9" w:rsidP="009319F9">
            <w:r>
              <w:t>- Contraseña: 123456</w:t>
            </w:r>
          </w:p>
          <w:p w14:paraId="56B71CDE" w14:textId="2359A024" w:rsidR="009319F9" w:rsidRPr="00EF0B90" w:rsidRDefault="009319F9" w:rsidP="00793532">
            <w:pPr>
              <w:rPr>
                <w:b/>
              </w:rPr>
            </w:pPr>
          </w:p>
        </w:tc>
      </w:tr>
      <w:tr w:rsidR="003C2819" w14:paraId="7212BD06" w14:textId="77777777" w:rsidTr="00793532">
        <w:tc>
          <w:tcPr>
            <w:tcW w:w="8978" w:type="dxa"/>
            <w:gridSpan w:val="3"/>
          </w:tcPr>
          <w:p w14:paraId="303307FC" w14:textId="77777777" w:rsidR="003C2819" w:rsidRDefault="003C2819" w:rsidP="00793532">
            <w:pPr>
              <w:rPr>
                <w:b/>
              </w:rPr>
            </w:pPr>
            <w:r w:rsidRPr="00EF0B90">
              <w:rPr>
                <w:b/>
              </w:rPr>
              <w:t>Procedimientos:</w:t>
            </w:r>
          </w:p>
          <w:p w14:paraId="073152A6" w14:textId="77777777" w:rsidR="009319F9" w:rsidRDefault="009319F9" w:rsidP="009319F9">
            <w:r w:rsidRPr="00647821">
              <w:t>- Ingre</w:t>
            </w:r>
            <w:r>
              <w:t>so a la pantalla principal de la plataforma</w:t>
            </w:r>
          </w:p>
          <w:p w14:paraId="0A3C6008" w14:textId="77777777" w:rsidR="009319F9" w:rsidRDefault="009319F9" w:rsidP="009319F9">
            <w:r>
              <w:t>- Ingreso de los datos especificados en el formulario de ingreso</w:t>
            </w:r>
          </w:p>
          <w:p w14:paraId="493CCF73" w14:textId="77777777" w:rsidR="009319F9" w:rsidRDefault="009319F9" w:rsidP="009319F9">
            <w:r>
              <w:t>- Hacer click en botón “Iniciar Sesión”</w:t>
            </w:r>
          </w:p>
          <w:p w14:paraId="3CEF3FA0" w14:textId="2C7454E8" w:rsidR="009319F9" w:rsidRDefault="009319F9" w:rsidP="009319F9">
            <w:r>
              <w:t>- Ingresar a la extensión “/profesor” mediante el navegador</w:t>
            </w:r>
          </w:p>
          <w:p w14:paraId="7EED563F" w14:textId="0A0544E9" w:rsidR="009319F9" w:rsidRPr="00EF0B90" w:rsidRDefault="009319F9" w:rsidP="00793532">
            <w:pPr>
              <w:rPr>
                <w:b/>
              </w:rPr>
            </w:pPr>
          </w:p>
        </w:tc>
      </w:tr>
      <w:tr w:rsidR="003C2819" w14:paraId="61052E86" w14:textId="77777777" w:rsidTr="00793532">
        <w:tc>
          <w:tcPr>
            <w:tcW w:w="4489" w:type="dxa"/>
            <w:gridSpan w:val="2"/>
          </w:tcPr>
          <w:p w14:paraId="05EA0E31" w14:textId="77777777" w:rsidR="003C2819" w:rsidRDefault="003C2819" w:rsidP="00793532">
            <w:pPr>
              <w:rPr>
                <w:b/>
              </w:rPr>
            </w:pPr>
            <w:r w:rsidRPr="00EF0B90">
              <w:rPr>
                <w:b/>
              </w:rPr>
              <w:t xml:space="preserve">Resultado Esperado: </w:t>
            </w:r>
          </w:p>
          <w:p w14:paraId="53EA7F0C" w14:textId="0C43347C" w:rsidR="009319F9" w:rsidRPr="009319F9" w:rsidRDefault="009319F9" w:rsidP="009319F9">
            <w:r w:rsidRPr="009319F9">
              <w:t>- Redirección del usuario al panel de alumno</w:t>
            </w:r>
          </w:p>
        </w:tc>
        <w:tc>
          <w:tcPr>
            <w:tcW w:w="4489" w:type="dxa"/>
          </w:tcPr>
          <w:p w14:paraId="4CD34F9A" w14:textId="77777777" w:rsidR="003C2819" w:rsidRDefault="003C2819" w:rsidP="0091737F">
            <w:pPr>
              <w:keepNext/>
            </w:pPr>
            <w:r w:rsidRPr="00EF0B90">
              <w:rPr>
                <w:b/>
              </w:rPr>
              <w:t>Resultado Obtenido:</w:t>
            </w:r>
          </w:p>
          <w:p w14:paraId="6618D08A" w14:textId="61A19F36" w:rsidR="0091737F" w:rsidRPr="00EF0B90" w:rsidRDefault="0091737F" w:rsidP="0091737F">
            <w:pPr>
              <w:keepNext/>
              <w:rPr>
                <w:b/>
              </w:rPr>
            </w:pPr>
            <w:r w:rsidRPr="0091737F">
              <w:rPr>
                <w:b/>
                <w:color w:val="00B050"/>
              </w:rPr>
              <w:t>Aprobada</w:t>
            </w:r>
          </w:p>
        </w:tc>
      </w:tr>
    </w:tbl>
    <w:p w14:paraId="7B34082C" w14:textId="2FFC2251" w:rsidR="003C2819" w:rsidRDefault="003C2819" w:rsidP="003C2819">
      <w:pPr>
        <w:pStyle w:val="Descripcin"/>
      </w:pPr>
      <w:bookmarkStart w:id="1181" w:name="_Toc453525542"/>
      <w:r>
        <w:t xml:space="preserve">Tabla </w:t>
      </w:r>
      <w:r w:rsidR="008F60B8">
        <w:fldChar w:fldCharType="begin"/>
      </w:r>
      <w:r w:rsidR="008F60B8">
        <w:instrText xml:space="preserve"> SEQ Tabla \* ARABIC </w:instrText>
      </w:r>
      <w:r w:rsidR="008F60B8">
        <w:fldChar w:fldCharType="separate"/>
      </w:r>
      <w:r w:rsidR="003B2DC5">
        <w:rPr>
          <w:noProof/>
        </w:rPr>
        <w:t>7</w:t>
      </w:r>
      <w:r w:rsidR="008F60B8">
        <w:rPr>
          <w:noProof/>
        </w:rPr>
        <w:fldChar w:fldCharType="end"/>
      </w:r>
      <w:r w:rsidRPr="00231863">
        <w:t xml:space="preserve">: Caso de Prueba </w:t>
      </w:r>
      <w:r w:rsidR="00E143CF">
        <w:t>4</w:t>
      </w:r>
      <w:bookmarkEnd w:id="1181"/>
    </w:p>
    <w:tbl>
      <w:tblPr>
        <w:tblStyle w:val="Tablaconcuadrcula"/>
        <w:tblW w:w="0" w:type="auto"/>
        <w:tblLook w:val="04A0" w:firstRow="1" w:lastRow="0" w:firstColumn="1" w:lastColumn="0" w:noHBand="0" w:noVBand="1"/>
      </w:tblPr>
      <w:tblGrid>
        <w:gridCol w:w="1809"/>
        <w:gridCol w:w="2680"/>
        <w:gridCol w:w="4489"/>
      </w:tblGrid>
      <w:tr w:rsidR="003C2819" w14:paraId="00DF4A0E" w14:textId="77777777" w:rsidTr="00793532">
        <w:tc>
          <w:tcPr>
            <w:tcW w:w="1809" w:type="dxa"/>
          </w:tcPr>
          <w:p w14:paraId="2E18B578" w14:textId="56095D0F" w:rsidR="003C2819" w:rsidRPr="00EF0B90" w:rsidRDefault="003C2819" w:rsidP="00793532">
            <w:r w:rsidRPr="00EF0B90">
              <w:rPr>
                <w:b/>
              </w:rPr>
              <w:lastRenderedPageBreak/>
              <w:t xml:space="preserve">N° Prueba: </w:t>
            </w:r>
            <w:r w:rsidR="00E143CF">
              <w:t>5</w:t>
            </w:r>
          </w:p>
        </w:tc>
        <w:tc>
          <w:tcPr>
            <w:tcW w:w="7169" w:type="dxa"/>
            <w:gridSpan w:val="2"/>
          </w:tcPr>
          <w:p w14:paraId="04F68880" w14:textId="75BD1689" w:rsidR="003C2819" w:rsidRPr="00B24752" w:rsidRDefault="003C2819" w:rsidP="00793532">
            <w:r w:rsidRPr="00EF0B90">
              <w:rPr>
                <w:b/>
              </w:rPr>
              <w:t>Nombre:</w:t>
            </w:r>
            <w:r w:rsidR="00B24752">
              <w:rPr>
                <w:b/>
              </w:rPr>
              <w:t xml:space="preserve"> </w:t>
            </w:r>
            <w:r w:rsidR="00B24752">
              <w:t>Verificación IMS-LD</w:t>
            </w:r>
          </w:p>
        </w:tc>
      </w:tr>
      <w:tr w:rsidR="003C2819" w14:paraId="608F9E0E" w14:textId="77777777" w:rsidTr="00793532">
        <w:tc>
          <w:tcPr>
            <w:tcW w:w="8978" w:type="dxa"/>
            <w:gridSpan w:val="3"/>
          </w:tcPr>
          <w:p w14:paraId="357FB0DA" w14:textId="77777777" w:rsidR="003C2819" w:rsidRDefault="003C2819" w:rsidP="00793532">
            <w:pPr>
              <w:rPr>
                <w:b/>
              </w:rPr>
            </w:pPr>
            <w:r w:rsidRPr="00EF0B90">
              <w:rPr>
                <w:b/>
              </w:rPr>
              <w:t>Objetivo:</w:t>
            </w:r>
          </w:p>
          <w:p w14:paraId="1128AD5E" w14:textId="45AB22D7" w:rsidR="009319F9" w:rsidRPr="009319F9" w:rsidRDefault="009319F9" w:rsidP="009319F9">
            <w:r w:rsidRPr="009319F9">
              <w:t>C</w:t>
            </w:r>
            <w:r>
              <w:t>omprobar que la actividad pedagógica estructurada en IMS-LD no presenta errores de sintaxis y se adecúa a la especificación propuesta.</w:t>
            </w:r>
          </w:p>
        </w:tc>
      </w:tr>
      <w:tr w:rsidR="003C2819" w14:paraId="4FF33A82" w14:textId="77777777" w:rsidTr="00793532">
        <w:tc>
          <w:tcPr>
            <w:tcW w:w="4489" w:type="dxa"/>
            <w:gridSpan w:val="2"/>
          </w:tcPr>
          <w:p w14:paraId="00AF5931" w14:textId="77777777" w:rsidR="003C2819" w:rsidRPr="00EF0B90" w:rsidRDefault="003C2819" w:rsidP="00793532">
            <w:pPr>
              <w:rPr>
                <w:b/>
              </w:rPr>
            </w:pPr>
            <w:r w:rsidRPr="00EF0B90">
              <w:rPr>
                <w:b/>
              </w:rPr>
              <w:t>Pre-requisitos:</w:t>
            </w:r>
          </w:p>
        </w:tc>
        <w:tc>
          <w:tcPr>
            <w:tcW w:w="4489" w:type="dxa"/>
          </w:tcPr>
          <w:p w14:paraId="4A741AC1" w14:textId="77777777" w:rsidR="003C2819" w:rsidRDefault="003C2819" w:rsidP="00793532">
            <w:pPr>
              <w:rPr>
                <w:b/>
              </w:rPr>
            </w:pPr>
            <w:r w:rsidRPr="00EF0B90">
              <w:rPr>
                <w:b/>
              </w:rPr>
              <w:t>Datos Entrada:</w:t>
            </w:r>
          </w:p>
          <w:p w14:paraId="51645B29" w14:textId="151B191D" w:rsidR="009319F9" w:rsidRDefault="009319F9" w:rsidP="009319F9">
            <w:r w:rsidRPr="009319F9">
              <w:t>- A</w:t>
            </w:r>
            <w:r>
              <w:t>ctividad pedagógica estructurada en IMS-LD en un archivo .xml</w:t>
            </w:r>
          </w:p>
          <w:p w14:paraId="61FD5D5A" w14:textId="4F2839E8" w:rsidR="009319F9" w:rsidRPr="009319F9" w:rsidRDefault="009319F9" w:rsidP="009319F9">
            <w:r>
              <w:t>- Archivo .xsd</w:t>
            </w:r>
          </w:p>
        </w:tc>
      </w:tr>
      <w:tr w:rsidR="003C2819" w14:paraId="62F4294A" w14:textId="77777777" w:rsidTr="00793532">
        <w:tc>
          <w:tcPr>
            <w:tcW w:w="8978" w:type="dxa"/>
            <w:gridSpan w:val="3"/>
          </w:tcPr>
          <w:p w14:paraId="55425A9D" w14:textId="0CD8413A" w:rsidR="003C2819" w:rsidRDefault="003C2819" w:rsidP="00793532">
            <w:pPr>
              <w:rPr>
                <w:b/>
              </w:rPr>
            </w:pPr>
            <w:r w:rsidRPr="00EF0B90">
              <w:rPr>
                <w:b/>
              </w:rPr>
              <w:t>Procedimientos:</w:t>
            </w:r>
          </w:p>
          <w:p w14:paraId="68918A47" w14:textId="77777777" w:rsidR="009319F9" w:rsidRDefault="009319F9" w:rsidP="00793532">
            <w:r w:rsidRPr="009319F9">
              <w:t xml:space="preserve">- Abrir </w:t>
            </w:r>
            <w:r>
              <w:t>validador de XML</w:t>
            </w:r>
          </w:p>
          <w:p w14:paraId="310F739C" w14:textId="77777777" w:rsidR="009319F9" w:rsidRDefault="009319F9" w:rsidP="00793532">
            <w:r>
              <w:t>- Cargar la actividad pedagógica, archivo .xml</w:t>
            </w:r>
          </w:p>
          <w:p w14:paraId="4FE12F16" w14:textId="36DAB67F" w:rsidR="009319F9" w:rsidRDefault="009319F9" w:rsidP="00793532">
            <w:r>
              <w:t>- Cargar el archivo .xsd</w:t>
            </w:r>
          </w:p>
          <w:p w14:paraId="41187959" w14:textId="47BED678" w:rsidR="009319F9" w:rsidRPr="009319F9" w:rsidRDefault="009319F9" w:rsidP="00793532">
            <w:r>
              <w:t>- Validar</w:t>
            </w:r>
          </w:p>
        </w:tc>
      </w:tr>
      <w:tr w:rsidR="003C2819" w14:paraId="6AA5909C" w14:textId="77777777" w:rsidTr="00793532">
        <w:tc>
          <w:tcPr>
            <w:tcW w:w="4489" w:type="dxa"/>
            <w:gridSpan w:val="2"/>
          </w:tcPr>
          <w:p w14:paraId="70E81047" w14:textId="77777777" w:rsidR="003C2819" w:rsidRDefault="003C2819" w:rsidP="00793532">
            <w:pPr>
              <w:rPr>
                <w:b/>
              </w:rPr>
            </w:pPr>
            <w:r w:rsidRPr="00EF0B90">
              <w:rPr>
                <w:b/>
              </w:rPr>
              <w:t xml:space="preserve">Resultado Esperado: </w:t>
            </w:r>
          </w:p>
          <w:p w14:paraId="4BE0F38B" w14:textId="6359013E" w:rsidR="009319F9" w:rsidRPr="009319F9" w:rsidRDefault="009319F9" w:rsidP="00793532">
            <w:r w:rsidRPr="009319F9">
              <w:t>- No</w:t>
            </w:r>
            <w:r>
              <w:t xml:space="preserve"> se encontraron errores en el archivo .xml</w:t>
            </w:r>
          </w:p>
        </w:tc>
        <w:tc>
          <w:tcPr>
            <w:tcW w:w="4489" w:type="dxa"/>
          </w:tcPr>
          <w:p w14:paraId="28A07FFD" w14:textId="77777777" w:rsidR="003C2819" w:rsidRDefault="003C2819" w:rsidP="0091737F">
            <w:pPr>
              <w:keepNext/>
            </w:pPr>
            <w:r w:rsidRPr="00EF0B90">
              <w:rPr>
                <w:b/>
              </w:rPr>
              <w:t>Resultado Obtenido:</w:t>
            </w:r>
            <w:r w:rsidR="00B24752">
              <w:rPr>
                <w:b/>
              </w:rPr>
              <w:t xml:space="preserve"> </w:t>
            </w:r>
          </w:p>
          <w:p w14:paraId="0FEBF869" w14:textId="305AD345" w:rsidR="0091737F" w:rsidRPr="00EF0B90" w:rsidRDefault="0091737F" w:rsidP="0091737F">
            <w:pPr>
              <w:keepNext/>
              <w:rPr>
                <w:b/>
              </w:rPr>
            </w:pPr>
            <w:r w:rsidRPr="0091737F">
              <w:rPr>
                <w:b/>
                <w:color w:val="00B050"/>
              </w:rPr>
              <w:t>Aprobada</w:t>
            </w:r>
          </w:p>
        </w:tc>
      </w:tr>
    </w:tbl>
    <w:p w14:paraId="1ED6B634" w14:textId="09132E20" w:rsidR="003C2819" w:rsidRDefault="003C2819" w:rsidP="003C2819">
      <w:pPr>
        <w:pStyle w:val="Descripcin"/>
      </w:pPr>
      <w:bookmarkStart w:id="1182" w:name="_Toc453525543"/>
      <w:r>
        <w:t xml:space="preserve">Tabla </w:t>
      </w:r>
      <w:r w:rsidR="008F60B8">
        <w:fldChar w:fldCharType="begin"/>
      </w:r>
      <w:r w:rsidR="008F60B8">
        <w:instrText xml:space="preserve"> SEQ Tabla \* ARABIC </w:instrText>
      </w:r>
      <w:r w:rsidR="008F60B8">
        <w:fldChar w:fldCharType="separate"/>
      </w:r>
      <w:r w:rsidR="003B2DC5">
        <w:rPr>
          <w:noProof/>
        </w:rPr>
        <w:t>8</w:t>
      </w:r>
      <w:r w:rsidR="008F60B8">
        <w:rPr>
          <w:noProof/>
        </w:rPr>
        <w:fldChar w:fldCharType="end"/>
      </w:r>
      <w:r w:rsidRPr="00492D77">
        <w:t xml:space="preserve">: Caso de Prueba </w:t>
      </w:r>
      <w:r w:rsidR="00E143CF">
        <w:t>5</w:t>
      </w:r>
      <w:bookmarkEnd w:id="1182"/>
    </w:p>
    <w:p w14:paraId="73E28B88" w14:textId="77777777" w:rsidR="00137A20" w:rsidRPr="00137A20" w:rsidRDefault="00137A20" w:rsidP="00137A20"/>
    <w:tbl>
      <w:tblPr>
        <w:tblStyle w:val="Tablaconcuadrcula"/>
        <w:tblW w:w="0" w:type="auto"/>
        <w:tblLook w:val="04A0" w:firstRow="1" w:lastRow="0" w:firstColumn="1" w:lastColumn="0" w:noHBand="0" w:noVBand="1"/>
      </w:tblPr>
      <w:tblGrid>
        <w:gridCol w:w="1809"/>
        <w:gridCol w:w="2680"/>
        <w:gridCol w:w="4489"/>
      </w:tblGrid>
      <w:tr w:rsidR="003C2819" w14:paraId="11D0D4A9" w14:textId="77777777" w:rsidTr="00793532">
        <w:tc>
          <w:tcPr>
            <w:tcW w:w="1809" w:type="dxa"/>
          </w:tcPr>
          <w:p w14:paraId="428F0E98" w14:textId="2461F716" w:rsidR="003C2819" w:rsidRPr="00EF0B90" w:rsidRDefault="003C2819" w:rsidP="00793532">
            <w:r w:rsidRPr="00EF0B90">
              <w:rPr>
                <w:b/>
              </w:rPr>
              <w:t xml:space="preserve">N° Prueba: </w:t>
            </w:r>
            <w:r w:rsidR="00E143CF">
              <w:t>6</w:t>
            </w:r>
          </w:p>
        </w:tc>
        <w:tc>
          <w:tcPr>
            <w:tcW w:w="7169" w:type="dxa"/>
            <w:gridSpan w:val="2"/>
          </w:tcPr>
          <w:p w14:paraId="052FB21E" w14:textId="655230E0" w:rsidR="003C2819" w:rsidRPr="00B24752" w:rsidRDefault="003C2819" w:rsidP="00793532">
            <w:r w:rsidRPr="00EF0B90">
              <w:rPr>
                <w:b/>
              </w:rPr>
              <w:t>Nombre:</w:t>
            </w:r>
            <w:r w:rsidR="00B24752">
              <w:rPr>
                <w:b/>
              </w:rPr>
              <w:t xml:space="preserve"> </w:t>
            </w:r>
            <w:r w:rsidR="00B24752" w:rsidRPr="00B24752">
              <w:t>Interfaz de usuario</w:t>
            </w:r>
          </w:p>
        </w:tc>
      </w:tr>
      <w:tr w:rsidR="003C2819" w14:paraId="72CFD982" w14:textId="77777777" w:rsidTr="00793532">
        <w:tc>
          <w:tcPr>
            <w:tcW w:w="8978" w:type="dxa"/>
            <w:gridSpan w:val="3"/>
          </w:tcPr>
          <w:p w14:paraId="7F97F914" w14:textId="77777777" w:rsidR="003C2819" w:rsidRDefault="003C2819" w:rsidP="00793532">
            <w:pPr>
              <w:rPr>
                <w:b/>
              </w:rPr>
            </w:pPr>
            <w:r w:rsidRPr="00EF0B90">
              <w:rPr>
                <w:b/>
              </w:rPr>
              <w:t>Objetivo:</w:t>
            </w:r>
          </w:p>
          <w:p w14:paraId="14B5A785" w14:textId="671BCCAB" w:rsidR="00BB3D8D" w:rsidRPr="00BB3D8D" w:rsidRDefault="00BB3D8D" w:rsidP="00793532">
            <w:r w:rsidRPr="00BB3D8D">
              <w:t>Comprobar</w:t>
            </w:r>
            <w:r>
              <w:t xml:space="preserve"> que la </w:t>
            </w:r>
            <w:r w:rsidR="00344F4D">
              <w:t>interfaz</w:t>
            </w:r>
            <w:r>
              <w:t xml:space="preserve"> gráfica de la plataforma se visualiza y responde a la los eventos de </w:t>
            </w:r>
            <w:r w:rsidR="00344F4D">
              <w:t>interacción</w:t>
            </w:r>
            <w:r>
              <w:t xml:space="preserve"> con el usuario </w:t>
            </w:r>
            <w:r w:rsidR="00344F4D">
              <w:t>correctamente.</w:t>
            </w:r>
          </w:p>
          <w:p w14:paraId="137B0DDF" w14:textId="262964EB" w:rsidR="009319F9" w:rsidRPr="00D07CBE" w:rsidRDefault="009319F9" w:rsidP="0035339C"/>
        </w:tc>
      </w:tr>
      <w:tr w:rsidR="003C2819" w14:paraId="45AC6E63" w14:textId="77777777" w:rsidTr="00793532">
        <w:tc>
          <w:tcPr>
            <w:tcW w:w="4489" w:type="dxa"/>
            <w:gridSpan w:val="2"/>
          </w:tcPr>
          <w:p w14:paraId="1B9016BF" w14:textId="456B9823" w:rsidR="003C2819" w:rsidRDefault="003C2819" w:rsidP="00793532">
            <w:pPr>
              <w:rPr>
                <w:b/>
              </w:rPr>
            </w:pPr>
            <w:r w:rsidRPr="00EF0B90">
              <w:rPr>
                <w:b/>
              </w:rPr>
              <w:t>Pre-requisitos:</w:t>
            </w:r>
          </w:p>
          <w:p w14:paraId="271469ED" w14:textId="77777777" w:rsidR="0035339C" w:rsidRDefault="0035339C" w:rsidP="00793532">
            <w:r>
              <w:t>- Maquetación de la estructura en HTML</w:t>
            </w:r>
          </w:p>
          <w:p w14:paraId="3FFF6FAA" w14:textId="77777777" w:rsidR="0035339C" w:rsidRDefault="0035339C" w:rsidP="00793532">
            <w:r>
              <w:t>- Generados los estilos en CSS</w:t>
            </w:r>
          </w:p>
          <w:p w14:paraId="2AD84498" w14:textId="159C8278" w:rsidR="0035339C" w:rsidRPr="0035339C" w:rsidRDefault="0035339C" w:rsidP="00793532">
            <w:r>
              <w:t>- Agregada la respuesta a eventos</w:t>
            </w:r>
          </w:p>
        </w:tc>
        <w:tc>
          <w:tcPr>
            <w:tcW w:w="4489" w:type="dxa"/>
          </w:tcPr>
          <w:p w14:paraId="3087B309" w14:textId="77777777" w:rsidR="003C2819" w:rsidRDefault="003C2819" w:rsidP="00793532">
            <w:pPr>
              <w:rPr>
                <w:b/>
              </w:rPr>
            </w:pPr>
            <w:r w:rsidRPr="00EF0B90">
              <w:rPr>
                <w:b/>
              </w:rPr>
              <w:t>Datos Entrada:</w:t>
            </w:r>
          </w:p>
          <w:p w14:paraId="45CC3224" w14:textId="77777777" w:rsidR="00344F4D" w:rsidRPr="00EF0B90" w:rsidRDefault="00344F4D" w:rsidP="00793532">
            <w:pPr>
              <w:rPr>
                <w:b/>
              </w:rPr>
            </w:pPr>
          </w:p>
        </w:tc>
      </w:tr>
      <w:tr w:rsidR="003C2819" w14:paraId="24119E68" w14:textId="77777777" w:rsidTr="00793532">
        <w:tc>
          <w:tcPr>
            <w:tcW w:w="8978" w:type="dxa"/>
            <w:gridSpan w:val="3"/>
          </w:tcPr>
          <w:p w14:paraId="3045FB94" w14:textId="51187AD3" w:rsidR="003C2819" w:rsidRDefault="003C2819" w:rsidP="00793532">
            <w:pPr>
              <w:rPr>
                <w:b/>
              </w:rPr>
            </w:pPr>
            <w:r w:rsidRPr="00EF0B90">
              <w:rPr>
                <w:b/>
              </w:rPr>
              <w:t>Procedimientos:</w:t>
            </w:r>
          </w:p>
          <w:p w14:paraId="5766E814" w14:textId="77777777" w:rsidR="0035339C" w:rsidRPr="00344F4D" w:rsidRDefault="00344F4D" w:rsidP="00344F4D">
            <w:r w:rsidRPr="00344F4D">
              <w:t>- Ingresar a la plataforma</w:t>
            </w:r>
          </w:p>
          <w:p w14:paraId="0F29C934" w14:textId="77777777" w:rsidR="00344F4D" w:rsidRDefault="00344F4D" w:rsidP="00344F4D">
            <w:r w:rsidRPr="00344F4D">
              <w:t>- Visualizar la interfaz gráfica</w:t>
            </w:r>
          </w:p>
          <w:p w14:paraId="5BE0CFB1" w14:textId="5A8CAAD1" w:rsidR="00344F4D" w:rsidRPr="00344F4D" w:rsidRDefault="00344F4D" w:rsidP="00344F4D">
            <w:r>
              <w:t>- Modificar el tamaño de la ventana del navegador</w:t>
            </w:r>
          </w:p>
          <w:p w14:paraId="0313A79B" w14:textId="332CCD91" w:rsidR="00344F4D" w:rsidRPr="0035339C" w:rsidRDefault="00344F4D" w:rsidP="00344F4D">
            <w:r w:rsidRPr="00344F4D">
              <w:t>- Accionar cada uno de los botones presentes</w:t>
            </w:r>
          </w:p>
        </w:tc>
      </w:tr>
      <w:tr w:rsidR="003C2819" w14:paraId="1E5B3708" w14:textId="77777777" w:rsidTr="00793532">
        <w:tc>
          <w:tcPr>
            <w:tcW w:w="4489" w:type="dxa"/>
            <w:gridSpan w:val="2"/>
          </w:tcPr>
          <w:p w14:paraId="312A4FE3" w14:textId="161B6620" w:rsidR="003C2819" w:rsidRDefault="003C2819" w:rsidP="00793532">
            <w:pPr>
              <w:rPr>
                <w:b/>
              </w:rPr>
            </w:pPr>
            <w:r w:rsidRPr="00EF0B90">
              <w:rPr>
                <w:b/>
              </w:rPr>
              <w:t xml:space="preserve">Resultado Esperado: </w:t>
            </w:r>
          </w:p>
          <w:p w14:paraId="724133D7" w14:textId="77777777" w:rsidR="0035339C" w:rsidRDefault="00344F4D" w:rsidP="00793532">
            <w:r>
              <w:t>- Interfaz gráfica debe visualizarse correctamente según lo especificado en la estructura HTML y el diseño en CSS.</w:t>
            </w:r>
          </w:p>
          <w:p w14:paraId="1480391A" w14:textId="77777777" w:rsidR="00344F4D" w:rsidRDefault="00344F4D" w:rsidP="00793532">
            <w:r>
              <w:t>- Interfaz debe ajustarse correctamente al cambio de tamaño de la ventana del navegador.</w:t>
            </w:r>
          </w:p>
          <w:p w14:paraId="52F6BEFE" w14:textId="46B6919E" w:rsidR="00344F4D" w:rsidRPr="0035339C" w:rsidRDefault="00344F4D" w:rsidP="00344F4D">
            <w:r>
              <w:t>- Interfaz debe responder según lo especificado en cada interacción de usuario posible.</w:t>
            </w:r>
          </w:p>
        </w:tc>
        <w:tc>
          <w:tcPr>
            <w:tcW w:w="4489" w:type="dxa"/>
          </w:tcPr>
          <w:p w14:paraId="534BEE0D" w14:textId="77777777" w:rsidR="003C2819" w:rsidRDefault="003C2819" w:rsidP="0091737F">
            <w:pPr>
              <w:keepNext/>
            </w:pPr>
            <w:r w:rsidRPr="00EF0B90">
              <w:rPr>
                <w:b/>
              </w:rPr>
              <w:t>Resultado Obtenido:</w:t>
            </w:r>
            <w:r w:rsidR="00B24752">
              <w:rPr>
                <w:b/>
              </w:rPr>
              <w:t xml:space="preserve"> </w:t>
            </w:r>
          </w:p>
          <w:p w14:paraId="5F0A047E" w14:textId="22F848A2" w:rsidR="0091737F" w:rsidRPr="00EF0B90" w:rsidRDefault="0091737F" w:rsidP="0091737F">
            <w:pPr>
              <w:keepNext/>
              <w:rPr>
                <w:b/>
              </w:rPr>
            </w:pPr>
            <w:r w:rsidRPr="0091737F">
              <w:rPr>
                <w:b/>
                <w:color w:val="00B050"/>
              </w:rPr>
              <w:t>Aprobada</w:t>
            </w:r>
          </w:p>
        </w:tc>
      </w:tr>
    </w:tbl>
    <w:p w14:paraId="6CA9A0E9" w14:textId="7DCC16BA" w:rsidR="003C2819" w:rsidRDefault="003C2819" w:rsidP="003C2819">
      <w:pPr>
        <w:pStyle w:val="Descripcin"/>
      </w:pPr>
      <w:bookmarkStart w:id="1183" w:name="_Toc453525544"/>
      <w:r>
        <w:t xml:space="preserve">Tabla </w:t>
      </w:r>
      <w:r w:rsidR="008F60B8">
        <w:fldChar w:fldCharType="begin"/>
      </w:r>
      <w:r w:rsidR="008F60B8">
        <w:instrText xml:space="preserve"> SEQ Tabla \* ARABIC </w:instrText>
      </w:r>
      <w:r w:rsidR="008F60B8">
        <w:fldChar w:fldCharType="separate"/>
      </w:r>
      <w:r w:rsidR="003B2DC5">
        <w:rPr>
          <w:noProof/>
        </w:rPr>
        <w:t>9</w:t>
      </w:r>
      <w:r w:rsidR="008F60B8">
        <w:rPr>
          <w:noProof/>
        </w:rPr>
        <w:fldChar w:fldCharType="end"/>
      </w:r>
      <w:r w:rsidRPr="001E5053">
        <w:t xml:space="preserve">: Caso de Prueba </w:t>
      </w:r>
      <w:r w:rsidR="00E143CF">
        <w:t>6</w:t>
      </w:r>
      <w:bookmarkEnd w:id="1183"/>
    </w:p>
    <w:p w14:paraId="00C179FC" w14:textId="77777777" w:rsidR="002C2A76" w:rsidRDefault="002C2A76" w:rsidP="002C2A76"/>
    <w:p w14:paraId="1971661B" w14:textId="77777777" w:rsidR="002C2A76" w:rsidRDefault="002C2A76" w:rsidP="002C2A76"/>
    <w:p w14:paraId="3B6229B9" w14:textId="77777777" w:rsidR="002C2A76" w:rsidRPr="002C2A76" w:rsidRDefault="002C2A76" w:rsidP="002C2A76"/>
    <w:tbl>
      <w:tblPr>
        <w:tblStyle w:val="Tablaconcuadrcula"/>
        <w:tblW w:w="0" w:type="auto"/>
        <w:tblLook w:val="04A0" w:firstRow="1" w:lastRow="0" w:firstColumn="1" w:lastColumn="0" w:noHBand="0" w:noVBand="1"/>
      </w:tblPr>
      <w:tblGrid>
        <w:gridCol w:w="1809"/>
        <w:gridCol w:w="2680"/>
        <w:gridCol w:w="4489"/>
      </w:tblGrid>
      <w:tr w:rsidR="003C2819" w14:paraId="2341A268" w14:textId="77777777" w:rsidTr="00793532">
        <w:tc>
          <w:tcPr>
            <w:tcW w:w="1809" w:type="dxa"/>
          </w:tcPr>
          <w:p w14:paraId="39F1CB52" w14:textId="65034D66" w:rsidR="003C2819" w:rsidRPr="00EF0B90" w:rsidRDefault="003C2819" w:rsidP="00793532">
            <w:r w:rsidRPr="00EF0B90">
              <w:rPr>
                <w:b/>
              </w:rPr>
              <w:lastRenderedPageBreak/>
              <w:t xml:space="preserve">N° Prueba: </w:t>
            </w:r>
            <w:r w:rsidR="00E143CF">
              <w:t>7</w:t>
            </w:r>
          </w:p>
        </w:tc>
        <w:tc>
          <w:tcPr>
            <w:tcW w:w="7169" w:type="dxa"/>
            <w:gridSpan w:val="2"/>
          </w:tcPr>
          <w:p w14:paraId="0C11D5BE" w14:textId="5120BCB8" w:rsidR="003C2819" w:rsidRPr="00B24752" w:rsidRDefault="003C2819" w:rsidP="00793532">
            <w:r w:rsidRPr="00EF0B90">
              <w:rPr>
                <w:b/>
              </w:rPr>
              <w:t>Nombre:</w:t>
            </w:r>
            <w:r w:rsidR="00B24752">
              <w:rPr>
                <w:b/>
              </w:rPr>
              <w:t xml:space="preserve"> </w:t>
            </w:r>
            <w:r w:rsidR="00B24752">
              <w:t xml:space="preserve"> Integración Blockly</w:t>
            </w:r>
          </w:p>
        </w:tc>
      </w:tr>
      <w:tr w:rsidR="003C2819" w14:paraId="2B018DDF" w14:textId="77777777" w:rsidTr="00793532">
        <w:tc>
          <w:tcPr>
            <w:tcW w:w="8978" w:type="dxa"/>
            <w:gridSpan w:val="3"/>
          </w:tcPr>
          <w:p w14:paraId="2E73DFDD" w14:textId="77777777" w:rsidR="003C2819" w:rsidRDefault="003C2819" w:rsidP="00793532">
            <w:pPr>
              <w:rPr>
                <w:b/>
              </w:rPr>
            </w:pPr>
            <w:r w:rsidRPr="00EF0B90">
              <w:rPr>
                <w:b/>
              </w:rPr>
              <w:t>Objetivo:</w:t>
            </w:r>
          </w:p>
          <w:p w14:paraId="28003517" w14:textId="078E3231" w:rsidR="0035339C" w:rsidRPr="0035339C" w:rsidRDefault="0035339C" w:rsidP="00793532">
            <w:r w:rsidRPr="0035339C">
              <w:t>Com</w:t>
            </w:r>
            <w:r>
              <w:t>probar que la integración de la plataforma con la librería Blockly se encuentra desarrollada correctamente, pudiendo hacer uso de esta correctamente.</w:t>
            </w:r>
          </w:p>
        </w:tc>
      </w:tr>
      <w:tr w:rsidR="003C2819" w14:paraId="3968DF8D" w14:textId="77777777" w:rsidTr="00793532">
        <w:tc>
          <w:tcPr>
            <w:tcW w:w="4489" w:type="dxa"/>
            <w:gridSpan w:val="2"/>
          </w:tcPr>
          <w:p w14:paraId="752826BD" w14:textId="3A78B7E3" w:rsidR="003C2819" w:rsidRDefault="003C2819" w:rsidP="00793532">
            <w:pPr>
              <w:rPr>
                <w:b/>
              </w:rPr>
            </w:pPr>
            <w:r w:rsidRPr="00EF0B90">
              <w:rPr>
                <w:b/>
              </w:rPr>
              <w:t>Pre-requisitos:</w:t>
            </w:r>
          </w:p>
          <w:p w14:paraId="20630F8E" w14:textId="42F4F6A3" w:rsidR="0035339C" w:rsidRPr="0035339C" w:rsidRDefault="0035339C" w:rsidP="00793532">
            <w:r w:rsidRPr="0035339C">
              <w:t xml:space="preserve">- </w:t>
            </w:r>
            <w:r>
              <w:t>I</w:t>
            </w:r>
            <w:r w:rsidRPr="0035339C">
              <w:t>mplementada Interfaz del WorkBoard</w:t>
            </w:r>
          </w:p>
          <w:p w14:paraId="62142913" w14:textId="77777777" w:rsidR="0035339C" w:rsidRPr="0035339C" w:rsidRDefault="0035339C" w:rsidP="00793532">
            <w:r w:rsidRPr="0035339C">
              <w:t>- Agregada la librería Blockly al proyecto</w:t>
            </w:r>
          </w:p>
          <w:p w14:paraId="75AC67AB" w14:textId="3191094D" w:rsidR="0035339C" w:rsidRPr="00EF0B90" w:rsidRDefault="0035339C" w:rsidP="0035339C">
            <w:pPr>
              <w:rPr>
                <w:b/>
              </w:rPr>
            </w:pPr>
            <w:r w:rsidRPr="0035339C">
              <w:t>- Integrado Blockly al WorkBoard</w:t>
            </w:r>
          </w:p>
        </w:tc>
        <w:tc>
          <w:tcPr>
            <w:tcW w:w="4489" w:type="dxa"/>
          </w:tcPr>
          <w:p w14:paraId="72120C25" w14:textId="77777777" w:rsidR="003C2819" w:rsidRPr="00EF0B90" w:rsidRDefault="003C2819" w:rsidP="00793532">
            <w:pPr>
              <w:rPr>
                <w:b/>
              </w:rPr>
            </w:pPr>
            <w:r w:rsidRPr="00EF0B90">
              <w:rPr>
                <w:b/>
              </w:rPr>
              <w:t>Datos Entrada:</w:t>
            </w:r>
          </w:p>
        </w:tc>
      </w:tr>
      <w:tr w:rsidR="003C2819" w14:paraId="63A0721A" w14:textId="77777777" w:rsidTr="00793532">
        <w:tc>
          <w:tcPr>
            <w:tcW w:w="8978" w:type="dxa"/>
            <w:gridSpan w:val="3"/>
          </w:tcPr>
          <w:p w14:paraId="64FD33F0" w14:textId="2DDF5CE5" w:rsidR="003C2819" w:rsidRDefault="003C2819" w:rsidP="00793532">
            <w:pPr>
              <w:rPr>
                <w:b/>
              </w:rPr>
            </w:pPr>
            <w:r w:rsidRPr="00EF0B90">
              <w:rPr>
                <w:b/>
              </w:rPr>
              <w:t>Procedimientos:</w:t>
            </w:r>
          </w:p>
          <w:p w14:paraId="3F520F07" w14:textId="77777777" w:rsidR="00344F4D" w:rsidRDefault="00344F4D" w:rsidP="00344F4D">
            <w:r>
              <w:t>- Ingresar con un usuario de tipo Alumno válido</w:t>
            </w:r>
          </w:p>
          <w:p w14:paraId="1DD792DE" w14:textId="77777777" w:rsidR="00344F4D" w:rsidRDefault="00344F4D" w:rsidP="00344F4D">
            <w:r>
              <w:t>- Abrir el WorkBoard</w:t>
            </w:r>
          </w:p>
          <w:p w14:paraId="075504A9" w14:textId="69A1440F" w:rsidR="00DD7BD6" w:rsidRPr="00344F4D" w:rsidRDefault="00DD7BD6" w:rsidP="00344F4D">
            <w:r>
              <w:t>- Generar código usando blockly</w:t>
            </w:r>
          </w:p>
        </w:tc>
      </w:tr>
      <w:tr w:rsidR="003C2819" w14:paraId="603A323B" w14:textId="77777777" w:rsidTr="00793532">
        <w:tc>
          <w:tcPr>
            <w:tcW w:w="4489" w:type="dxa"/>
            <w:gridSpan w:val="2"/>
          </w:tcPr>
          <w:p w14:paraId="6ABCF227" w14:textId="77777777" w:rsidR="003C2819" w:rsidRDefault="003C2819" w:rsidP="00793532">
            <w:pPr>
              <w:rPr>
                <w:b/>
              </w:rPr>
            </w:pPr>
            <w:r w:rsidRPr="00EF0B90">
              <w:rPr>
                <w:b/>
              </w:rPr>
              <w:t xml:space="preserve">Resultado Esperado: </w:t>
            </w:r>
          </w:p>
          <w:p w14:paraId="516F0A2E" w14:textId="3F945896" w:rsidR="00DD7BD6" w:rsidRDefault="00DD7BD6" w:rsidP="00DD7BD6">
            <w:r>
              <w:t>- Visualización del panel de blockly en el workboard.</w:t>
            </w:r>
          </w:p>
          <w:p w14:paraId="1D463DD1" w14:textId="2BE65D41" w:rsidR="00DD7BD6" w:rsidRPr="00DD7BD6" w:rsidRDefault="00DD7BD6" w:rsidP="00DD7BD6">
            <w:r>
              <w:t>- Correcto uso de los bloques arrastrados al panel de trabajo.</w:t>
            </w:r>
          </w:p>
        </w:tc>
        <w:tc>
          <w:tcPr>
            <w:tcW w:w="4489" w:type="dxa"/>
          </w:tcPr>
          <w:p w14:paraId="719CA114" w14:textId="77777777" w:rsidR="003C2819" w:rsidRDefault="003C2819" w:rsidP="0091737F">
            <w:pPr>
              <w:keepNext/>
            </w:pPr>
            <w:r w:rsidRPr="00EF0B90">
              <w:rPr>
                <w:b/>
              </w:rPr>
              <w:t>Resultado Obtenido:</w:t>
            </w:r>
            <w:r w:rsidR="00B24752">
              <w:rPr>
                <w:b/>
              </w:rPr>
              <w:t xml:space="preserve"> </w:t>
            </w:r>
          </w:p>
          <w:p w14:paraId="2ABE43C2" w14:textId="20DC68D7" w:rsidR="0091737F" w:rsidRPr="00EF0B90" w:rsidRDefault="0091737F" w:rsidP="0091737F">
            <w:pPr>
              <w:keepNext/>
              <w:rPr>
                <w:b/>
              </w:rPr>
            </w:pPr>
            <w:r w:rsidRPr="0091737F">
              <w:rPr>
                <w:b/>
                <w:color w:val="00B050"/>
              </w:rPr>
              <w:t>Aprobada</w:t>
            </w:r>
          </w:p>
        </w:tc>
      </w:tr>
    </w:tbl>
    <w:p w14:paraId="2C5AFEE8" w14:textId="583C5FD0" w:rsidR="003C2819" w:rsidRDefault="003C2819" w:rsidP="003C2819">
      <w:pPr>
        <w:pStyle w:val="Descripcin"/>
      </w:pPr>
      <w:bookmarkStart w:id="1184" w:name="_Toc453525545"/>
      <w:r>
        <w:t xml:space="preserve">Tabla </w:t>
      </w:r>
      <w:r w:rsidR="008F60B8">
        <w:fldChar w:fldCharType="begin"/>
      </w:r>
      <w:r w:rsidR="008F60B8">
        <w:instrText xml:space="preserve"> SEQ Tabla \* ARABIC </w:instrText>
      </w:r>
      <w:r w:rsidR="008F60B8">
        <w:fldChar w:fldCharType="separate"/>
      </w:r>
      <w:r w:rsidR="003B2DC5">
        <w:rPr>
          <w:noProof/>
        </w:rPr>
        <w:t>10</w:t>
      </w:r>
      <w:r w:rsidR="008F60B8">
        <w:rPr>
          <w:noProof/>
        </w:rPr>
        <w:fldChar w:fldCharType="end"/>
      </w:r>
      <w:r w:rsidRPr="002638C9">
        <w:t xml:space="preserve">: Caso de Prueba </w:t>
      </w:r>
      <w:r w:rsidR="00E143CF">
        <w:t>7</w:t>
      </w:r>
      <w:bookmarkEnd w:id="1184"/>
    </w:p>
    <w:p w14:paraId="3FE783D9" w14:textId="77777777" w:rsidR="002C2A76" w:rsidRPr="002C2A76" w:rsidRDefault="002C2A76" w:rsidP="002C2A76"/>
    <w:tbl>
      <w:tblPr>
        <w:tblStyle w:val="Tablaconcuadrcula"/>
        <w:tblW w:w="0" w:type="auto"/>
        <w:tblLook w:val="04A0" w:firstRow="1" w:lastRow="0" w:firstColumn="1" w:lastColumn="0" w:noHBand="0" w:noVBand="1"/>
      </w:tblPr>
      <w:tblGrid>
        <w:gridCol w:w="1809"/>
        <w:gridCol w:w="2680"/>
        <w:gridCol w:w="4489"/>
      </w:tblGrid>
      <w:tr w:rsidR="003C2819" w14:paraId="645B0AB2" w14:textId="77777777" w:rsidTr="00793532">
        <w:tc>
          <w:tcPr>
            <w:tcW w:w="1809" w:type="dxa"/>
          </w:tcPr>
          <w:p w14:paraId="7EFEE566" w14:textId="3FC5ED8B" w:rsidR="003C2819" w:rsidRPr="00EF0B90" w:rsidRDefault="003C2819" w:rsidP="00793532">
            <w:r w:rsidRPr="00EF0B90">
              <w:rPr>
                <w:b/>
              </w:rPr>
              <w:t xml:space="preserve">N° Prueba: </w:t>
            </w:r>
            <w:r w:rsidR="00E143CF">
              <w:t>8</w:t>
            </w:r>
          </w:p>
        </w:tc>
        <w:tc>
          <w:tcPr>
            <w:tcW w:w="7169" w:type="dxa"/>
            <w:gridSpan w:val="2"/>
          </w:tcPr>
          <w:p w14:paraId="13B365F4" w14:textId="69CEC367" w:rsidR="003C2819" w:rsidRPr="00B24752" w:rsidRDefault="003C2819" w:rsidP="00B24752">
            <w:r w:rsidRPr="00EF0B90">
              <w:rPr>
                <w:b/>
              </w:rPr>
              <w:t>Nombre:</w:t>
            </w:r>
            <w:r w:rsidR="00B24752">
              <w:rPr>
                <w:b/>
              </w:rPr>
              <w:t xml:space="preserve"> </w:t>
            </w:r>
            <w:r w:rsidR="00B24752">
              <w:t>Compatibilidad con navegadores</w:t>
            </w:r>
          </w:p>
        </w:tc>
      </w:tr>
      <w:tr w:rsidR="003C2819" w14:paraId="4ECF47F0" w14:textId="77777777" w:rsidTr="00793532">
        <w:tc>
          <w:tcPr>
            <w:tcW w:w="8978" w:type="dxa"/>
            <w:gridSpan w:val="3"/>
          </w:tcPr>
          <w:p w14:paraId="1D116031" w14:textId="77777777" w:rsidR="003C2819" w:rsidRDefault="003C2819" w:rsidP="00793532">
            <w:pPr>
              <w:rPr>
                <w:b/>
              </w:rPr>
            </w:pPr>
            <w:r w:rsidRPr="00EF0B90">
              <w:rPr>
                <w:b/>
              </w:rPr>
              <w:t>Objetivo:</w:t>
            </w:r>
          </w:p>
          <w:p w14:paraId="13B62C54" w14:textId="70E84C0F" w:rsidR="0035339C" w:rsidRPr="00EF0B90" w:rsidRDefault="0035339C" w:rsidP="00793532">
            <w:pPr>
              <w:rPr>
                <w:b/>
              </w:rPr>
            </w:pPr>
            <w:r>
              <w:t>Comprobar que tanto la apariencia de la interfaz gráfica como también la respuesta a los eventos del usuario por parte de la plataforma son significativamente similares en cada uno de los navegadores soportados.</w:t>
            </w:r>
          </w:p>
        </w:tc>
      </w:tr>
      <w:tr w:rsidR="003C2819" w14:paraId="3D022ED6" w14:textId="77777777" w:rsidTr="00793532">
        <w:tc>
          <w:tcPr>
            <w:tcW w:w="4489" w:type="dxa"/>
            <w:gridSpan w:val="2"/>
          </w:tcPr>
          <w:p w14:paraId="55F4C6DA" w14:textId="77777777" w:rsidR="003C2819" w:rsidRDefault="003C2819" w:rsidP="00793532">
            <w:pPr>
              <w:rPr>
                <w:b/>
              </w:rPr>
            </w:pPr>
            <w:r w:rsidRPr="00EF0B90">
              <w:rPr>
                <w:b/>
              </w:rPr>
              <w:t>Pre-requisitos:</w:t>
            </w:r>
          </w:p>
          <w:p w14:paraId="2A7D744F" w14:textId="77777777" w:rsidR="0035339C" w:rsidRDefault="0035339C" w:rsidP="0035339C">
            <w:r>
              <w:t>- Maquetación de la estructura en HTML</w:t>
            </w:r>
          </w:p>
          <w:p w14:paraId="29E3CFBF" w14:textId="77777777" w:rsidR="0035339C" w:rsidRDefault="0035339C" w:rsidP="0035339C">
            <w:r>
              <w:t>- Generados los estilos en CSS</w:t>
            </w:r>
          </w:p>
          <w:p w14:paraId="0107AF96" w14:textId="23A58C15" w:rsidR="0035339C" w:rsidRPr="00EF0B90" w:rsidRDefault="0035339C" w:rsidP="0035339C">
            <w:pPr>
              <w:rPr>
                <w:b/>
              </w:rPr>
            </w:pPr>
            <w:r>
              <w:t>- Agregada la respuesta a eventos</w:t>
            </w:r>
          </w:p>
        </w:tc>
        <w:tc>
          <w:tcPr>
            <w:tcW w:w="4489" w:type="dxa"/>
          </w:tcPr>
          <w:p w14:paraId="1EE7C877" w14:textId="77777777" w:rsidR="003C2819" w:rsidRPr="00EF0B90" w:rsidRDefault="003C2819" w:rsidP="00793532">
            <w:pPr>
              <w:rPr>
                <w:b/>
              </w:rPr>
            </w:pPr>
            <w:r w:rsidRPr="00EF0B90">
              <w:rPr>
                <w:b/>
              </w:rPr>
              <w:t>Datos Entrada:</w:t>
            </w:r>
          </w:p>
        </w:tc>
      </w:tr>
      <w:tr w:rsidR="003C2819" w14:paraId="776650E7" w14:textId="77777777" w:rsidTr="00793532">
        <w:tc>
          <w:tcPr>
            <w:tcW w:w="8978" w:type="dxa"/>
            <w:gridSpan w:val="3"/>
          </w:tcPr>
          <w:p w14:paraId="7CC12A73" w14:textId="77777777" w:rsidR="003C2819" w:rsidRDefault="003C2819" w:rsidP="00793532">
            <w:pPr>
              <w:rPr>
                <w:b/>
              </w:rPr>
            </w:pPr>
            <w:r w:rsidRPr="00EF0B90">
              <w:rPr>
                <w:b/>
              </w:rPr>
              <w:t>Procedimientos:</w:t>
            </w:r>
          </w:p>
          <w:p w14:paraId="19866628" w14:textId="77777777" w:rsidR="0035339C" w:rsidRDefault="0035339C" w:rsidP="0035339C">
            <w:r w:rsidRPr="0035339C">
              <w:t xml:space="preserve">- </w:t>
            </w:r>
            <w:r>
              <w:t>Utilizar la plataforma en Internet Explorer</w:t>
            </w:r>
          </w:p>
          <w:p w14:paraId="5409C10E" w14:textId="77777777" w:rsidR="0035339C" w:rsidRDefault="0035339C" w:rsidP="0035339C">
            <w:r w:rsidRPr="0035339C">
              <w:t xml:space="preserve">- </w:t>
            </w:r>
            <w:r>
              <w:t>Utilizar la plataforma en Internet Chrome</w:t>
            </w:r>
          </w:p>
          <w:p w14:paraId="15401C97" w14:textId="77777777" w:rsidR="0035339C" w:rsidRDefault="0035339C" w:rsidP="0035339C">
            <w:r w:rsidRPr="0035339C">
              <w:t xml:space="preserve">- </w:t>
            </w:r>
            <w:r>
              <w:t>Utilizar la plataforma en Internet Firefox</w:t>
            </w:r>
          </w:p>
          <w:p w14:paraId="579592EA" w14:textId="77777777" w:rsidR="0035339C" w:rsidRDefault="0035339C" w:rsidP="0035339C">
            <w:r w:rsidRPr="0035339C">
              <w:t xml:space="preserve">- </w:t>
            </w:r>
            <w:r>
              <w:t>Utilizar la plataforma en Internet Safari</w:t>
            </w:r>
          </w:p>
          <w:p w14:paraId="17CB902A" w14:textId="2031EE7B" w:rsidR="0035339C" w:rsidRPr="00EF0B90" w:rsidRDefault="0035339C" w:rsidP="0035339C">
            <w:pPr>
              <w:rPr>
                <w:b/>
              </w:rPr>
            </w:pPr>
            <w:r>
              <w:t>- Registrar comparación entre cada una de estas pruebas</w:t>
            </w:r>
          </w:p>
        </w:tc>
      </w:tr>
      <w:tr w:rsidR="003C2819" w14:paraId="2D4B9B06" w14:textId="77777777" w:rsidTr="00793532">
        <w:tc>
          <w:tcPr>
            <w:tcW w:w="4489" w:type="dxa"/>
            <w:gridSpan w:val="2"/>
          </w:tcPr>
          <w:p w14:paraId="36E7FC27" w14:textId="77777777" w:rsidR="003C2819" w:rsidRDefault="003C2819" w:rsidP="00793532">
            <w:pPr>
              <w:rPr>
                <w:b/>
              </w:rPr>
            </w:pPr>
            <w:r w:rsidRPr="00EF0B90">
              <w:rPr>
                <w:b/>
              </w:rPr>
              <w:t xml:space="preserve">Resultado Esperado: </w:t>
            </w:r>
          </w:p>
          <w:p w14:paraId="42189BF1" w14:textId="77777777" w:rsidR="0035339C" w:rsidRDefault="0035339C" w:rsidP="0035339C">
            <w:r w:rsidRPr="0035339C">
              <w:t>- La</w:t>
            </w:r>
            <w:r>
              <w:t xml:space="preserve"> interfaz gráfica no presenta diferencias significativas entre navegadores.</w:t>
            </w:r>
          </w:p>
          <w:p w14:paraId="2B3AB038" w14:textId="76DFCA05" w:rsidR="0035339C" w:rsidRPr="00EF0B90" w:rsidRDefault="0035339C" w:rsidP="0035339C">
            <w:pPr>
              <w:rPr>
                <w:b/>
              </w:rPr>
            </w:pPr>
            <w:r>
              <w:t>- Todos los navegadores respondieron de la misma forma y entregando los mismo resultados a los diferentes eventos accionados por el usuario.</w:t>
            </w:r>
          </w:p>
        </w:tc>
        <w:tc>
          <w:tcPr>
            <w:tcW w:w="4489" w:type="dxa"/>
          </w:tcPr>
          <w:p w14:paraId="44515F9C" w14:textId="77777777" w:rsidR="003C2819" w:rsidRDefault="003C2819" w:rsidP="0091737F">
            <w:pPr>
              <w:keepNext/>
            </w:pPr>
            <w:r w:rsidRPr="00EF0B90">
              <w:rPr>
                <w:b/>
              </w:rPr>
              <w:t>Resultado Obtenido:</w:t>
            </w:r>
            <w:r w:rsidR="00B24752">
              <w:rPr>
                <w:b/>
              </w:rPr>
              <w:t xml:space="preserve"> </w:t>
            </w:r>
          </w:p>
          <w:p w14:paraId="05872964" w14:textId="00CDBEB7" w:rsidR="0091737F" w:rsidRPr="00EF0B90" w:rsidRDefault="0091737F" w:rsidP="0091737F">
            <w:pPr>
              <w:keepNext/>
              <w:rPr>
                <w:b/>
              </w:rPr>
            </w:pPr>
            <w:r w:rsidRPr="0091737F">
              <w:rPr>
                <w:b/>
                <w:color w:val="00B050"/>
              </w:rPr>
              <w:t>Aprobada</w:t>
            </w:r>
          </w:p>
        </w:tc>
      </w:tr>
    </w:tbl>
    <w:p w14:paraId="33A5E996" w14:textId="7C2818CC" w:rsidR="003C2819" w:rsidRDefault="00EF0B90" w:rsidP="00EF0B90">
      <w:pPr>
        <w:pStyle w:val="Descripcin"/>
      </w:pPr>
      <w:bookmarkStart w:id="1185" w:name="_Toc453525546"/>
      <w:r>
        <w:t xml:space="preserve">Tabla </w:t>
      </w:r>
      <w:r w:rsidR="008F60B8">
        <w:fldChar w:fldCharType="begin"/>
      </w:r>
      <w:r w:rsidR="008F60B8">
        <w:instrText xml:space="preserve"> SEQ Tabla \* ARABIC </w:instrText>
      </w:r>
      <w:r w:rsidR="008F60B8">
        <w:fldChar w:fldCharType="separate"/>
      </w:r>
      <w:r w:rsidR="003B2DC5">
        <w:rPr>
          <w:noProof/>
        </w:rPr>
        <w:t>11</w:t>
      </w:r>
      <w:r w:rsidR="008F60B8">
        <w:rPr>
          <w:noProof/>
        </w:rPr>
        <w:fldChar w:fldCharType="end"/>
      </w:r>
      <w:r w:rsidRPr="00096A34">
        <w:t xml:space="preserve">: Caso de Prueba </w:t>
      </w:r>
      <w:r w:rsidR="00E143CF">
        <w:t>8</w:t>
      </w:r>
      <w:bookmarkEnd w:id="1185"/>
    </w:p>
    <w:p w14:paraId="2FB9F1B4" w14:textId="77777777" w:rsidR="002C2A76" w:rsidRDefault="002C2A76" w:rsidP="002C2A76"/>
    <w:p w14:paraId="0B7A4004" w14:textId="77777777" w:rsidR="002C2A76" w:rsidRPr="002C2A76" w:rsidRDefault="002C2A76" w:rsidP="002C2A76"/>
    <w:tbl>
      <w:tblPr>
        <w:tblStyle w:val="Tablaconcuadrcula"/>
        <w:tblW w:w="0" w:type="auto"/>
        <w:tblLook w:val="04A0" w:firstRow="1" w:lastRow="0" w:firstColumn="1" w:lastColumn="0" w:noHBand="0" w:noVBand="1"/>
      </w:tblPr>
      <w:tblGrid>
        <w:gridCol w:w="1809"/>
        <w:gridCol w:w="2680"/>
        <w:gridCol w:w="4489"/>
      </w:tblGrid>
      <w:tr w:rsidR="00EF0B90" w14:paraId="226B433D" w14:textId="77777777" w:rsidTr="00793532">
        <w:tc>
          <w:tcPr>
            <w:tcW w:w="1809" w:type="dxa"/>
          </w:tcPr>
          <w:p w14:paraId="65306416" w14:textId="6F418B6E" w:rsidR="00EF0B90" w:rsidRPr="00EF0B90" w:rsidRDefault="00EF0B90" w:rsidP="00793532">
            <w:r w:rsidRPr="00EF0B90">
              <w:rPr>
                <w:b/>
              </w:rPr>
              <w:lastRenderedPageBreak/>
              <w:t xml:space="preserve">N° Prueba: </w:t>
            </w:r>
            <w:r w:rsidR="00E143CF">
              <w:t>9</w:t>
            </w:r>
          </w:p>
        </w:tc>
        <w:tc>
          <w:tcPr>
            <w:tcW w:w="7169" w:type="dxa"/>
            <w:gridSpan w:val="2"/>
          </w:tcPr>
          <w:p w14:paraId="0C7C94F5" w14:textId="67E0FB2C" w:rsidR="00EF0B90" w:rsidRPr="00B24752" w:rsidRDefault="00EF0B90" w:rsidP="00B24752">
            <w:r w:rsidRPr="00EF0B90">
              <w:rPr>
                <w:b/>
              </w:rPr>
              <w:t>Nombre:</w:t>
            </w:r>
            <w:r w:rsidR="00B24752">
              <w:rPr>
                <w:b/>
              </w:rPr>
              <w:t xml:space="preserve"> </w:t>
            </w:r>
            <w:r w:rsidR="00B24752">
              <w:t>Ejecución intérprete</w:t>
            </w:r>
          </w:p>
        </w:tc>
      </w:tr>
      <w:tr w:rsidR="00EF0B90" w14:paraId="64426E29" w14:textId="77777777" w:rsidTr="00793532">
        <w:tc>
          <w:tcPr>
            <w:tcW w:w="8978" w:type="dxa"/>
            <w:gridSpan w:val="3"/>
          </w:tcPr>
          <w:p w14:paraId="165532BA" w14:textId="77777777" w:rsidR="00EF0B90" w:rsidRDefault="00EF0B90" w:rsidP="00793532">
            <w:pPr>
              <w:rPr>
                <w:b/>
              </w:rPr>
            </w:pPr>
            <w:r w:rsidRPr="00EF0B90">
              <w:rPr>
                <w:b/>
              </w:rPr>
              <w:t>Objetivo:</w:t>
            </w:r>
          </w:p>
          <w:p w14:paraId="07FF3289" w14:textId="066A81B9" w:rsidR="00BB3D8D" w:rsidRPr="00BB3D8D" w:rsidRDefault="00BB3D8D" w:rsidP="00793532">
            <w:r w:rsidRPr="00BB3D8D">
              <w:t>Compro</w:t>
            </w:r>
            <w:r>
              <w:t>bar que el intérprete de Javascript está ejecutanto correctamente el código recibido como entrada, por lo que la salida obtenida es correcta.</w:t>
            </w:r>
          </w:p>
        </w:tc>
      </w:tr>
      <w:tr w:rsidR="00EF0B90" w14:paraId="19F8B5F6" w14:textId="77777777" w:rsidTr="00793532">
        <w:tc>
          <w:tcPr>
            <w:tcW w:w="4489" w:type="dxa"/>
            <w:gridSpan w:val="2"/>
          </w:tcPr>
          <w:p w14:paraId="192D3FCD" w14:textId="56F4A67E" w:rsidR="00EF0B90" w:rsidRDefault="00EF0B90" w:rsidP="00793532">
            <w:pPr>
              <w:rPr>
                <w:b/>
              </w:rPr>
            </w:pPr>
            <w:r w:rsidRPr="00EF0B90">
              <w:rPr>
                <w:b/>
              </w:rPr>
              <w:t>Pre-requisitos:</w:t>
            </w:r>
          </w:p>
          <w:p w14:paraId="117BD705" w14:textId="77777777" w:rsidR="00BB3D8D" w:rsidRDefault="00BB3D8D" w:rsidP="00793532">
            <w:r w:rsidRPr="00BB3D8D">
              <w:t>- Im</w:t>
            </w:r>
            <w:r>
              <w:t>plementado intérprete Javascript</w:t>
            </w:r>
          </w:p>
          <w:p w14:paraId="6389042B" w14:textId="570C7A1E" w:rsidR="00BB3D8D" w:rsidRPr="00BB3D8D" w:rsidRDefault="00BB3D8D" w:rsidP="00793532">
            <w:r>
              <w:t>- Implementada función para imprimir en consola</w:t>
            </w:r>
          </w:p>
        </w:tc>
        <w:tc>
          <w:tcPr>
            <w:tcW w:w="4489" w:type="dxa"/>
          </w:tcPr>
          <w:p w14:paraId="3EFF51C7" w14:textId="77777777" w:rsidR="00EF0B90" w:rsidRDefault="00EF0B90" w:rsidP="00793532">
            <w:pPr>
              <w:rPr>
                <w:b/>
              </w:rPr>
            </w:pPr>
            <w:r w:rsidRPr="00EF0B90">
              <w:rPr>
                <w:b/>
              </w:rPr>
              <w:t>Datos Entrada:</w:t>
            </w:r>
          </w:p>
          <w:p w14:paraId="63F10247" w14:textId="55BB2D75" w:rsidR="00BB3D8D" w:rsidRPr="00BB3D8D" w:rsidRDefault="00BB3D8D" w:rsidP="00793532">
            <w:r w:rsidRPr="00BB3D8D">
              <w:t>Código entreado:</w:t>
            </w:r>
          </w:p>
          <w:p w14:paraId="6A419E21" w14:textId="2DD20AE3" w:rsidR="00BB3D8D" w:rsidRDefault="00BB3D8D" w:rsidP="00793532"/>
          <w:p w14:paraId="73823692" w14:textId="1A058A08" w:rsidR="00BB3D8D" w:rsidRDefault="00BB3D8D" w:rsidP="00BB3D8D">
            <w:r>
              <w:t>var n;</w:t>
            </w:r>
          </w:p>
          <w:p w14:paraId="65747A85" w14:textId="77777777" w:rsidR="00BB3D8D" w:rsidRDefault="00BB3D8D" w:rsidP="00BB3D8D">
            <w:r>
              <w:t>n = 1;</w:t>
            </w:r>
          </w:p>
          <w:p w14:paraId="408D2758" w14:textId="70CF4879" w:rsidR="00BB3D8D" w:rsidRDefault="00BB3D8D" w:rsidP="00BB3D8D">
            <w:r>
              <w:t>for (var count = 0 ; count &lt; 4 ; count++) {</w:t>
            </w:r>
          </w:p>
          <w:p w14:paraId="022B2B72" w14:textId="77777777" w:rsidR="00BB3D8D" w:rsidRDefault="00BB3D8D" w:rsidP="00BB3D8D">
            <w:r>
              <w:t xml:space="preserve">  n = n * 2;</w:t>
            </w:r>
          </w:p>
          <w:p w14:paraId="4D2E6B09" w14:textId="77777777" w:rsidR="00BB3D8D" w:rsidRDefault="00BB3D8D" w:rsidP="00BB3D8D">
            <w:r>
              <w:t>}</w:t>
            </w:r>
          </w:p>
          <w:p w14:paraId="1A71C755" w14:textId="08CD2213" w:rsidR="00BB3D8D" w:rsidRPr="00BB3D8D" w:rsidRDefault="00BB3D8D" w:rsidP="00BB3D8D">
            <w:r>
              <w:t>imprimir(n);</w:t>
            </w:r>
          </w:p>
        </w:tc>
      </w:tr>
      <w:tr w:rsidR="00EF0B90" w14:paraId="68890E31" w14:textId="77777777" w:rsidTr="00793532">
        <w:tc>
          <w:tcPr>
            <w:tcW w:w="8978" w:type="dxa"/>
            <w:gridSpan w:val="3"/>
          </w:tcPr>
          <w:p w14:paraId="75696D0A" w14:textId="725C5A96" w:rsidR="00EF0B90" w:rsidRPr="00EF0B90" w:rsidRDefault="00EF0B90" w:rsidP="00793532">
            <w:pPr>
              <w:rPr>
                <w:b/>
              </w:rPr>
            </w:pPr>
            <w:r w:rsidRPr="00EF0B90">
              <w:rPr>
                <w:b/>
              </w:rPr>
              <w:t>Procedimientos:</w:t>
            </w:r>
          </w:p>
        </w:tc>
      </w:tr>
      <w:tr w:rsidR="00EF0B90" w14:paraId="1695D4E1" w14:textId="77777777" w:rsidTr="00793532">
        <w:tc>
          <w:tcPr>
            <w:tcW w:w="4489" w:type="dxa"/>
            <w:gridSpan w:val="2"/>
          </w:tcPr>
          <w:p w14:paraId="5B1C3195" w14:textId="77777777" w:rsidR="00EF0B90" w:rsidRDefault="00EF0B90" w:rsidP="00793532">
            <w:pPr>
              <w:rPr>
                <w:b/>
              </w:rPr>
            </w:pPr>
            <w:r w:rsidRPr="00EF0B90">
              <w:rPr>
                <w:b/>
              </w:rPr>
              <w:t xml:space="preserve">Resultado Esperado: </w:t>
            </w:r>
          </w:p>
          <w:p w14:paraId="6CF26DDA" w14:textId="63A7030F" w:rsidR="00BB3D8D" w:rsidRPr="00BB3D8D" w:rsidRDefault="00BB3D8D" w:rsidP="00793532">
            <w:r w:rsidRPr="00BB3D8D">
              <w:t>16</w:t>
            </w:r>
          </w:p>
        </w:tc>
        <w:tc>
          <w:tcPr>
            <w:tcW w:w="4489" w:type="dxa"/>
          </w:tcPr>
          <w:p w14:paraId="346BADFB" w14:textId="77777777" w:rsidR="00EF0B90" w:rsidRDefault="00EF0B90" w:rsidP="0091737F">
            <w:pPr>
              <w:keepNext/>
            </w:pPr>
            <w:r w:rsidRPr="00EF0B90">
              <w:rPr>
                <w:b/>
              </w:rPr>
              <w:t>Resultado Obtenido:</w:t>
            </w:r>
            <w:r w:rsidR="00B24752">
              <w:rPr>
                <w:b/>
              </w:rPr>
              <w:t xml:space="preserve"> </w:t>
            </w:r>
          </w:p>
          <w:p w14:paraId="2B6D2E4C" w14:textId="21FE5605" w:rsidR="0091737F" w:rsidRPr="00B24752" w:rsidRDefault="0091737F" w:rsidP="0091737F">
            <w:pPr>
              <w:keepNext/>
            </w:pPr>
            <w:r w:rsidRPr="0091737F">
              <w:rPr>
                <w:b/>
                <w:color w:val="00B050"/>
              </w:rPr>
              <w:t>Aprobada</w:t>
            </w:r>
          </w:p>
        </w:tc>
      </w:tr>
    </w:tbl>
    <w:p w14:paraId="4E1A80DF" w14:textId="45E207A0" w:rsidR="005F4457" w:rsidRDefault="00EF0B90" w:rsidP="00EF0B90">
      <w:pPr>
        <w:pStyle w:val="Descripcin"/>
      </w:pPr>
      <w:bookmarkStart w:id="1186" w:name="_Toc453525547"/>
      <w:r>
        <w:t xml:space="preserve">Tabla </w:t>
      </w:r>
      <w:r w:rsidR="008F60B8">
        <w:fldChar w:fldCharType="begin"/>
      </w:r>
      <w:r w:rsidR="008F60B8">
        <w:instrText xml:space="preserve"> SEQ Tabla \* ARABIC </w:instrText>
      </w:r>
      <w:r w:rsidR="008F60B8">
        <w:fldChar w:fldCharType="separate"/>
      </w:r>
      <w:r w:rsidR="003B2DC5">
        <w:rPr>
          <w:noProof/>
        </w:rPr>
        <w:t>12</w:t>
      </w:r>
      <w:r w:rsidR="008F60B8">
        <w:rPr>
          <w:noProof/>
        </w:rPr>
        <w:fldChar w:fldCharType="end"/>
      </w:r>
      <w:r w:rsidR="00E143CF">
        <w:t>: Caso de Prueba 9</w:t>
      </w:r>
      <w:bookmarkEnd w:id="1186"/>
    </w:p>
    <w:p w14:paraId="69CECA51" w14:textId="77777777" w:rsidR="005F4457" w:rsidRDefault="005F4457" w:rsidP="005F4457"/>
    <w:p w14:paraId="6BF680B7" w14:textId="77777777" w:rsidR="002C2A76" w:rsidRDefault="002C2A76" w:rsidP="005F4457"/>
    <w:p w14:paraId="6AB4CD36" w14:textId="77777777" w:rsidR="002C2A76" w:rsidRDefault="002C2A76" w:rsidP="005F4457"/>
    <w:p w14:paraId="35317DA4" w14:textId="77777777" w:rsidR="002C2A76" w:rsidRDefault="002C2A76" w:rsidP="005F4457"/>
    <w:p w14:paraId="46ADBB11" w14:textId="77777777" w:rsidR="002C2A76" w:rsidRDefault="002C2A76" w:rsidP="005F4457"/>
    <w:p w14:paraId="11EE67C0" w14:textId="77777777" w:rsidR="002C2A76" w:rsidRDefault="002C2A76" w:rsidP="005F4457"/>
    <w:p w14:paraId="020EEBCC" w14:textId="77777777" w:rsidR="002C2A76" w:rsidRDefault="002C2A76" w:rsidP="005F4457"/>
    <w:p w14:paraId="1178A9AF" w14:textId="77777777" w:rsidR="002C2A76" w:rsidRDefault="002C2A76" w:rsidP="005F4457"/>
    <w:p w14:paraId="5D12575F" w14:textId="77777777" w:rsidR="002C2A76" w:rsidRDefault="002C2A76" w:rsidP="005F4457"/>
    <w:p w14:paraId="23AEBC38" w14:textId="77777777" w:rsidR="002C2A76" w:rsidRDefault="002C2A76" w:rsidP="005F4457"/>
    <w:p w14:paraId="0177689E" w14:textId="77777777" w:rsidR="002C2A76" w:rsidRDefault="002C2A76" w:rsidP="005F4457"/>
    <w:p w14:paraId="5CF538AF" w14:textId="77777777" w:rsidR="002C2A76" w:rsidRDefault="002C2A76" w:rsidP="005F4457"/>
    <w:p w14:paraId="468C6FC3" w14:textId="77777777" w:rsidR="002C2A76" w:rsidRDefault="002C2A76" w:rsidP="005F4457"/>
    <w:p w14:paraId="14A85725" w14:textId="77777777" w:rsidR="002C2A76" w:rsidRDefault="002C2A76" w:rsidP="005F4457"/>
    <w:p w14:paraId="1923EEFA" w14:textId="77777777" w:rsidR="002C2A76" w:rsidRDefault="002C2A76" w:rsidP="005F4457"/>
    <w:p w14:paraId="15951E2C" w14:textId="77777777" w:rsidR="002C2A76" w:rsidRDefault="002C2A76" w:rsidP="005F4457"/>
    <w:p w14:paraId="14B32B3E" w14:textId="77777777" w:rsidR="002C2A76" w:rsidRDefault="002C2A76" w:rsidP="005F4457"/>
    <w:p w14:paraId="3D34876D" w14:textId="77777777" w:rsidR="005F4457" w:rsidRPr="005F4457" w:rsidRDefault="005F4457" w:rsidP="005F4457">
      <w:pPr>
        <w:rPr>
          <w:ins w:id="1187" w:author="alumno" w:date="2016-04-20T17:13:00Z"/>
        </w:rPr>
      </w:pPr>
    </w:p>
    <w:p w14:paraId="74BDE95B" w14:textId="34AE3215" w:rsidR="004F7F4C" w:rsidRDefault="00AF2772" w:rsidP="004F7F4C">
      <w:pPr>
        <w:pStyle w:val="Ttulo1"/>
      </w:pPr>
      <w:bookmarkStart w:id="1188" w:name="_Toc455520371"/>
      <w:ins w:id="1189" w:author="Javier Ebers" w:date="2016-04-19T23:12:00Z">
        <w:r>
          <w:lastRenderedPageBreak/>
          <w:t>CAPÍTULO V</w:t>
        </w:r>
      </w:ins>
      <w:bookmarkEnd w:id="1188"/>
    </w:p>
    <w:p w14:paraId="19C42A5F" w14:textId="77777777" w:rsidR="004F7F4C" w:rsidRPr="004F7F4C" w:rsidRDefault="004F7F4C" w:rsidP="004F7F4C"/>
    <w:p w14:paraId="531F480A" w14:textId="2667D7EE" w:rsidR="004F7F4C" w:rsidRDefault="004F7F4C" w:rsidP="004F7F4C">
      <w:pPr>
        <w:pStyle w:val="Ttulo1"/>
      </w:pPr>
      <w:bookmarkStart w:id="1190" w:name="_Toc455520372"/>
      <w:r>
        <w:t>Postmortem</w:t>
      </w:r>
      <w:bookmarkEnd w:id="1190"/>
    </w:p>
    <w:p w14:paraId="1D740C3C" w14:textId="08061AFD" w:rsidR="009267D4" w:rsidRPr="000E475A" w:rsidRDefault="009267D4" w:rsidP="009267D4">
      <w:pPr>
        <w:rPr>
          <w:rFonts w:ascii="Bookman Old Style" w:hAnsi="Bookman Old Style"/>
          <w:sz w:val="24"/>
          <w:szCs w:val="24"/>
          <w:u w:val="single"/>
        </w:rPr>
      </w:pPr>
      <w:r w:rsidRPr="000E475A">
        <w:rPr>
          <w:rFonts w:ascii="Bookman Old Style" w:hAnsi="Bookman Old Style"/>
          <w:sz w:val="24"/>
          <w:szCs w:val="24"/>
          <w:u w:val="single"/>
        </w:rPr>
        <w:t>Avance del Proyecto</w:t>
      </w:r>
    </w:p>
    <w:p w14:paraId="4CE98313" w14:textId="3BB41DEE" w:rsidR="009267D4" w:rsidRPr="000E475A" w:rsidRDefault="009267D4" w:rsidP="003523C4">
      <w:pPr>
        <w:jc w:val="both"/>
        <w:rPr>
          <w:rFonts w:ascii="Bookman Old Style" w:hAnsi="Bookman Old Style"/>
          <w:sz w:val="24"/>
          <w:szCs w:val="24"/>
        </w:rPr>
      </w:pPr>
      <w:r w:rsidRPr="000E475A">
        <w:rPr>
          <w:rFonts w:ascii="Bookman Old Style" w:hAnsi="Bookman Old Style"/>
          <w:sz w:val="24"/>
          <w:szCs w:val="24"/>
        </w:rPr>
        <w:t>Hasta la fecha actu</w:t>
      </w:r>
      <w:r w:rsidR="00531A23" w:rsidRPr="000E475A">
        <w:rPr>
          <w:rFonts w:ascii="Bookman Old Style" w:hAnsi="Bookman Old Style"/>
          <w:sz w:val="24"/>
          <w:szCs w:val="24"/>
        </w:rPr>
        <w:t>al, el proyecto ha avanzado segú</w:t>
      </w:r>
      <w:r w:rsidRPr="000E475A">
        <w:rPr>
          <w:rFonts w:ascii="Bookman Old Style" w:hAnsi="Bookman Old Style"/>
          <w:sz w:val="24"/>
          <w:szCs w:val="24"/>
        </w:rPr>
        <w:t>n la planificación estipulada, esto quiere decir que las actividades planificadas para el Hito 1, fueron completadas satisfactoriamente en un 100%, al igual que en el Hito 2. Uno de los errores c</w:t>
      </w:r>
      <w:r w:rsidR="00531A23" w:rsidRPr="000E475A">
        <w:rPr>
          <w:rFonts w:ascii="Bookman Old Style" w:hAnsi="Bookman Old Style"/>
          <w:sz w:val="24"/>
          <w:szCs w:val="24"/>
        </w:rPr>
        <w:t>ometidos, fue que la planifiación detallada de las iteracio</w:t>
      </w:r>
      <w:r w:rsidRPr="000E475A">
        <w:rPr>
          <w:rFonts w:ascii="Bookman Old Style" w:hAnsi="Bookman Old Style"/>
          <w:sz w:val="24"/>
          <w:szCs w:val="24"/>
        </w:rPr>
        <w:t>nes y sus respectivas fases no se realizo correctamente desde el inicio del proyecto,</w:t>
      </w:r>
      <w:r w:rsidR="00531A23" w:rsidRPr="000E475A">
        <w:rPr>
          <w:rFonts w:ascii="Bookman Old Style" w:hAnsi="Bookman Old Style"/>
          <w:sz w:val="24"/>
          <w:szCs w:val="24"/>
        </w:rPr>
        <w:t xml:space="preserve"> por lo cual no se tienen estadí</w:t>
      </w:r>
      <w:r w:rsidRPr="000E475A">
        <w:rPr>
          <w:rFonts w:ascii="Bookman Old Style" w:hAnsi="Bookman Old Style"/>
          <w:sz w:val="24"/>
          <w:szCs w:val="24"/>
        </w:rPr>
        <w:t>sticas puntuales de la completitud del Hito 1, sino que se justifica con el cumplimiento de los objetivos planteados para este mismo. Esta mala ejecución se corrigió en el desarrollo del Hito 2, en donde siguiendo las buenas prácticas planteadas por la metodología RUP, se desglosó dicha iteración en sus respectivas fases y actividades, con lo qu ese obtienen estadísticas de progreso bastante mas detalladas. Como aprendizaje para las siguientes iteraciones y posibles proyectos futuros, cabe destacar q</w:t>
      </w:r>
      <w:r w:rsidR="003523C4" w:rsidRPr="000E475A">
        <w:rPr>
          <w:rFonts w:ascii="Bookman Old Style" w:hAnsi="Bookman Old Style"/>
          <w:sz w:val="24"/>
          <w:szCs w:val="24"/>
        </w:rPr>
        <w:t>ue la planificación en base a la metodología utilizada debe estar presente desde el inicio.</w:t>
      </w:r>
    </w:p>
    <w:p w14:paraId="7733FC1A" w14:textId="77777777" w:rsidR="008B023B" w:rsidRDefault="00176947" w:rsidP="008B023B">
      <w:pPr>
        <w:keepNext/>
        <w:ind w:left="-426"/>
      </w:pPr>
      <w:r>
        <w:rPr>
          <w:noProof/>
          <w:lang w:eastAsia="es-CL"/>
        </w:rPr>
        <w:drawing>
          <wp:inline distT="0" distB="0" distL="0" distR="0" wp14:anchorId="5A351232" wp14:editId="5E2F896E">
            <wp:extent cx="6139180" cy="2306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1800" cy="2311261"/>
                    </a:xfrm>
                    <a:prstGeom prst="rect">
                      <a:avLst/>
                    </a:prstGeom>
                    <a:noFill/>
                  </pic:spPr>
                </pic:pic>
              </a:graphicData>
            </a:graphic>
          </wp:inline>
        </w:drawing>
      </w:r>
    </w:p>
    <w:p w14:paraId="721B8FC8" w14:textId="65EE2888" w:rsidR="004F7F4C" w:rsidRDefault="008B023B" w:rsidP="008B023B">
      <w:pPr>
        <w:pStyle w:val="Descripcin"/>
      </w:pPr>
      <w:bookmarkStart w:id="1191" w:name="_Toc455521878"/>
      <w:r>
        <w:t xml:space="preserve">Figura </w:t>
      </w:r>
      <w:r w:rsidR="008F60B8">
        <w:fldChar w:fldCharType="begin"/>
      </w:r>
      <w:r w:rsidR="008F60B8">
        <w:instrText xml:space="preserve"> SEQ Figura \* ARABIC </w:instrText>
      </w:r>
      <w:r w:rsidR="008F60B8">
        <w:fldChar w:fldCharType="separate"/>
      </w:r>
      <w:r>
        <w:rPr>
          <w:noProof/>
        </w:rPr>
        <w:t>19</w:t>
      </w:r>
      <w:r w:rsidR="008F60B8">
        <w:rPr>
          <w:noProof/>
        </w:rPr>
        <w:fldChar w:fldCharType="end"/>
      </w:r>
      <w:r>
        <w:t>: Gráfico de porcentaje de avance Hito 2 por etapas</w:t>
      </w:r>
      <w:bookmarkEnd w:id="1191"/>
    </w:p>
    <w:p w14:paraId="70DDE6A6" w14:textId="2D82C4DE" w:rsidR="00176947" w:rsidRPr="000E475A" w:rsidRDefault="003523C4" w:rsidP="003878DC">
      <w:pPr>
        <w:ind w:left="-426"/>
        <w:jc w:val="both"/>
        <w:rPr>
          <w:rFonts w:ascii="Bookman Old Style" w:hAnsi="Bookman Old Style"/>
          <w:sz w:val="24"/>
          <w:szCs w:val="24"/>
        </w:rPr>
      </w:pPr>
      <w:r w:rsidRPr="000E475A">
        <w:rPr>
          <w:rFonts w:ascii="Bookman Old Style" w:hAnsi="Bookman Old Style"/>
          <w:sz w:val="24"/>
          <w:szCs w:val="24"/>
        </w:rPr>
        <w:t>Igualemente relacionado con lo anterior, para el Hito 2 se comenzó a establecer H.H. planificadas para cada una de las actividades a realizar, a modo que se puedan obetener estadísticas producto de la comparación entre éstas y las H.H. reales utilizadas en cada una de las iteraciones del Hito, lo que facilita la planificación de las siguientes iteraci</w:t>
      </w:r>
      <w:r w:rsidR="00531A23" w:rsidRPr="000E475A">
        <w:rPr>
          <w:rFonts w:ascii="Bookman Old Style" w:hAnsi="Bookman Old Style"/>
          <w:sz w:val="24"/>
          <w:szCs w:val="24"/>
        </w:rPr>
        <w:t>o</w:t>
      </w:r>
      <w:r w:rsidRPr="000E475A">
        <w:rPr>
          <w:rFonts w:ascii="Bookman Old Style" w:hAnsi="Bookman Old Style"/>
          <w:sz w:val="24"/>
          <w:szCs w:val="24"/>
        </w:rPr>
        <w:t>nes y lograr estimaciones mas acertadas.</w:t>
      </w:r>
    </w:p>
    <w:p w14:paraId="45B0ACF9" w14:textId="77777777" w:rsidR="00F8347A" w:rsidRPr="000E475A" w:rsidRDefault="00F8347A" w:rsidP="003878DC">
      <w:pPr>
        <w:ind w:left="-426"/>
        <w:jc w:val="both"/>
        <w:rPr>
          <w:rFonts w:ascii="Bookman Old Style" w:hAnsi="Bookman Old Style"/>
          <w:sz w:val="24"/>
          <w:szCs w:val="24"/>
        </w:rPr>
      </w:pPr>
    </w:p>
    <w:p w14:paraId="25E8A70C" w14:textId="77777777" w:rsidR="00F8347A" w:rsidRPr="000E475A" w:rsidRDefault="00F8347A" w:rsidP="003878DC">
      <w:pPr>
        <w:ind w:left="-426"/>
        <w:jc w:val="both"/>
        <w:rPr>
          <w:rFonts w:ascii="Bookman Old Style" w:hAnsi="Bookman Old Style"/>
          <w:sz w:val="24"/>
          <w:szCs w:val="24"/>
        </w:rPr>
      </w:pPr>
    </w:p>
    <w:p w14:paraId="695D41FC" w14:textId="77777777" w:rsidR="00F8347A" w:rsidRPr="000E475A" w:rsidRDefault="00F8347A" w:rsidP="003878DC">
      <w:pPr>
        <w:ind w:left="-426"/>
        <w:jc w:val="both"/>
        <w:rPr>
          <w:rFonts w:ascii="Bookman Old Style" w:hAnsi="Bookman Old Style"/>
          <w:sz w:val="24"/>
          <w:szCs w:val="24"/>
        </w:rPr>
      </w:pPr>
    </w:p>
    <w:p w14:paraId="4A8F511C" w14:textId="1497BD05" w:rsidR="003523C4" w:rsidRPr="000E475A" w:rsidRDefault="00531A23" w:rsidP="003878DC">
      <w:pPr>
        <w:ind w:left="-426"/>
        <w:jc w:val="both"/>
        <w:rPr>
          <w:rFonts w:ascii="Bookman Old Style" w:hAnsi="Bookman Old Style"/>
          <w:sz w:val="24"/>
          <w:szCs w:val="24"/>
        </w:rPr>
      </w:pPr>
      <w:r w:rsidRPr="000E475A">
        <w:rPr>
          <w:rFonts w:ascii="Bookman Old Style" w:hAnsi="Bookman Old Style"/>
          <w:sz w:val="24"/>
          <w:szCs w:val="24"/>
        </w:rPr>
        <w:t>El siguiente grá</w:t>
      </w:r>
      <w:r w:rsidR="003523C4" w:rsidRPr="000E475A">
        <w:rPr>
          <w:rFonts w:ascii="Bookman Old Style" w:hAnsi="Bookman Old Style"/>
          <w:sz w:val="24"/>
          <w:szCs w:val="24"/>
        </w:rPr>
        <w:t xml:space="preserve">fico mustra la comparacion entre las H.H. </w:t>
      </w:r>
      <w:r w:rsidRPr="000E475A">
        <w:rPr>
          <w:rFonts w:ascii="Bookman Old Style" w:hAnsi="Bookman Old Style"/>
          <w:sz w:val="24"/>
          <w:szCs w:val="24"/>
        </w:rPr>
        <w:t>estimadas en la planificació</w:t>
      </w:r>
      <w:r w:rsidR="003523C4" w:rsidRPr="000E475A">
        <w:rPr>
          <w:rFonts w:ascii="Bookman Old Style" w:hAnsi="Bookman Old Style"/>
          <w:sz w:val="24"/>
          <w:szCs w:val="24"/>
        </w:rPr>
        <w:t>n de cada iteración y las realmente utilizadas. De esto se concluye que en relación al Hito 2, la iteraci</w:t>
      </w:r>
      <w:r w:rsidRPr="000E475A">
        <w:rPr>
          <w:rFonts w:ascii="Bookman Old Style" w:hAnsi="Bookman Old Style"/>
          <w:sz w:val="24"/>
          <w:szCs w:val="24"/>
        </w:rPr>
        <w:t>ón 1 realmente consu</w:t>
      </w:r>
      <w:r w:rsidR="003523C4" w:rsidRPr="000E475A">
        <w:rPr>
          <w:rFonts w:ascii="Bookman Old Style" w:hAnsi="Bookman Old Style"/>
          <w:sz w:val="24"/>
          <w:szCs w:val="24"/>
        </w:rPr>
        <w:t>mió menos H.H. que las planificadas, quedando una diferencia de 2.1 H.H., mientras que en la segunda iteración, las H.H. reales utlizadas superan significativamente a las planeadas, existiendo una diferencia de 10.6 H.H.</w:t>
      </w:r>
    </w:p>
    <w:p w14:paraId="39B95D74" w14:textId="77777777" w:rsidR="00F8347A" w:rsidRDefault="00F8347A" w:rsidP="00176947">
      <w:pPr>
        <w:ind w:left="-426"/>
      </w:pPr>
    </w:p>
    <w:p w14:paraId="5244CDAA" w14:textId="77777777" w:rsidR="008B023B" w:rsidRDefault="00176947" w:rsidP="008B023B">
      <w:pPr>
        <w:keepNext/>
        <w:ind w:left="-426"/>
      </w:pPr>
      <w:r>
        <w:rPr>
          <w:noProof/>
          <w:lang w:eastAsia="es-CL"/>
        </w:rPr>
        <w:drawing>
          <wp:inline distT="0" distB="0" distL="0" distR="0" wp14:anchorId="60A1316B" wp14:editId="7656EB43">
            <wp:extent cx="6376280" cy="2695575"/>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77882" cy="2696252"/>
                    </a:xfrm>
                    <a:prstGeom prst="rect">
                      <a:avLst/>
                    </a:prstGeom>
                    <a:noFill/>
                    <a:ln>
                      <a:noFill/>
                    </a:ln>
                  </pic:spPr>
                </pic:pic>
              </a:graphicData>
            </a:graphic>
          </wp:inline>
        </w:drawing>
      </w:r>
    </w:p>
    <w:p w14:paraId="154A8599" w14:textId="46E05CC7" w:rsidR="00176947" w:rsidRDefault="008B023B" w:rsidP="008B023B">
      <w:pPr>
        <w:pStyle w:val="Descripcin"/>
      </w:pPr>
      <w:bookmarkStart w:id="1192" w:name="_Toc455521879"/>
      <w:r>
        <w:t xml:space="preserve">Figura </w:t>
      </w:r>
      <w:r w:rsidR="008F60B8">
        <w:fldChar w:fldCharType="begin"/>
      </w:r>
      <w:r w:rsidR="008F60B8">
        <w:instrText xml:space="preserve"> SEQ Figura \* ARABIC </w:instrText>
      </w:r>
      <w:r w:rsidR="008F60B8">
        <w:fldChar w:fldCharType="separate"/>
      </w:r>
      <w:r>
        <w:rPr>
          <w:noProof/>
        </w:rPr>
        <w:t>20</w:t>
      </w:r>
      <w:r w:rsidR="008F60B8">
        <w:rPr>
          <w:noProof/>
        </w:rPr>
        <w:fldChar w:fldCharType="end"/>
      </w:r>
      <w:r>
        <w:t>: Gráfico de H.H. planificadas versus H.H. reales utilizadas</w:t>
      </w:r>
      <w:bookmarkEnd w:id="1192"/>
    </w:p>
    <w:p w14:paraId="2E257AAA" w14:textId="77777777" w:rsidR="003523C4" w:rsidRDefault="003523C4" w:rsidP="003523C4"/>
    <w:p w14:paraId="6EDF94A9" w14:textId="1E2CEE38" w:rsidR="003523C4" w:rsidRPr="000E475A" w:rsidRDefault="003523C4" w:rsidP="003523C4">
      <w:pPr>
        <w:rPr>
          <w:rFonts w:ascii="Bookman Old Style" w:hAnsi="Bookman Old Style"/>
          <w:sz w:val="24"/>
          <w:szCs w:val="24"/>
          <w:u w:val="single"/>
        </w:rPr>
      </w:pPr>
      <w:r w:rsidRPr="000E475A">
        <w:rPr>
          <w:rFonts w:ascii="Bookman Old Style" w:hAnsi="Bookman Old Style"/>
          <w:sz w:val="24"/>
          <w:szCs w:val="24"/>
          <w:u w:val="single"/>
        </w:rPr>
        <w:t>Gestión de Tickets</w:t>
      </w:r>
    </w:p>
    <w:p w14:paraId="0BB4F048" w14:textId="544014F8" w:rsidR="00F8347A" w:rsidRPr="000E475A" w:rsidRDefault="003523C4" w:rsidP="003878DC">
      <w:pPr>
        <w:jc w:val="both"/>
        <w:rPr>
          <w:rFonts w:ascii="Bookman Old Style" w:hAnsi="Bookman Old Style"/>
          <w:sz w:val="24"/>
          <w:szCs w:val="24"/>
        </w:rPr>
      </w:pPr>
      <w:r w:rsidRPr="000E475A">
        <w:rPr>
          <w:rFonts w:ascii="Bookman Old Style" w:hAnsi="Bookman Old Style"/>
          <w:sz w:val="24"/>
          <w:szCs w:val="24"/>
        </w:rPr>
        <w:t>La gestión de tickets en este proyecto se comenzó a realizar en e</w:t>
      </w:r>
      <w:r w:rsidR="003878DC" w:rsidRPr="000E475A">
        <w:rPr>
          <w:rFonts w:ascii="Bookman Old Style" w:hAnsi="Bookman Old Style"/>
          <w:sz w:val="24"/>
          <w:szCs w:val="24"/>
        </w:rPr>
        <w:t>l</w:t>
      </w:r>
      <w:r w:rsidRPr="000E475A">
        <w:rPr>
          <w:rFonts w:ascii="Bookman Old Style" w:hAnsi="Bookman Old Style"/>
          <w:sz w:val="24"/>
          <w:szCs w:val="24"/>
        </w:rPr>
        <w:t xml:space="preserve"> segundo Hito, por lo que solo se cuenta con estadísticas representativas para este Hito, y no así para el primero. Como aprendizaje para proyectos futuros, es necesario comenzar la gestion de tickets al momento de inicio del proyecto, ya que permite identificar fallos presentes que pueden no tener aún solución</w:t>
      </w:r>
      <w:r w:rsidR="00F8347A" w:rsidRPr="000E475A">
        <w:rPr>
          <w:rFonts w:ascii="Bookman Old Style" w:hAnsi="Bookman Old Style"/>
          <w:sz w:val="24"/>
          <w:szCs w:val="24"/>
        </w:rPr>
        <w:t xml:space="preserve"> o solicitudes de cambio</w:t>
      </w:r>
      <w:r w:rsidRPr="000E475A">
        <w:rPr>
          <w:rFonts w:ascii="Bookman Old Style" w:hAnsi="Bookman Old Style"/>
          <w:sz w:val="24"/>
          <w:szCs w:val="24"/>
        </w:rPr>
        <w:t xml:space="preserve"> y de ser así sea necesario agregar</w:t>
      </w:r>
      <w:r w:rsidR="00F8347A" w:rsidRPr="000E475A">
        <w:rPr>
          <w:rFonts w:ascii="Bookman Old Style" w:hAnsi="Bookman Old Style"/>
          <w:sz w:val="24"/>
          <w:szCs w:val="24"/>
        </w:rPr>
        <w:t xml:space="preserve"> la solución a estos en iteraciones siguientes.</w:t>
      </w:r>
    </w:p>
    <w:p w14:paraId="3CBB8EDE" w14:textId="36917D9D" w:rsidR="003523C4" w:rsidRPr="000E475A" w:rsidRDefault="00F8347A" w:rsidP="003878DC">
      <w:pPr>
        <w:jc w:val="both"/>
        <w:rPr>
          <w:rFonts w:ascii="Bookman Old Style" w:hAnsi="Bookman Old Style"/>
          <w:sz w:val="24"/>
          <w:szCs w:val="24"/>
        </w:rPr>
      </w:pPr>
      <w:r w:rsidRPr="000E475A">
        <w:rPr>
          <w:rFonts w:ascii="Bookman Old Style" w:hAnsi="Bookman Old Style"/>
          <w:sz w:val="24"/>
          <w:szCs w:val="24"/>
        </w:rPr>
        <w:t>Con respecto al Hito 2, las estadísticas presentadas en la siguiente gráfica, muestran que en la iteración 1 quedó un ticket que será resuelto en las iteraciones del Hito 3. La iteración 2, tiene terminados la totalidad de los tickets creados a excepción de 1, el cual está abierto  y deberá ser resuelto en iteraciones del Hito 3.</w:t>
      </w:r>
    </w:p>
    <w:p w14:paraId="7F8C59CE" w14:textId="77777777" w:rsidR="00176947" w:rsidRDefault="00176947" w:rsidP="00176947">
      <w:pPr>
        <w:ind w:left="-426"/>
      </w:pPr>
    </w:p>
    <w:p w14:paraId="39BC1144" w14:textId="77777777" w:rsidR="008B023B" w:rsidRDefault="00176947" w:rsidP="008B023B">
      <w:pPr>
        <w:keepNext/>
        <w:ind w:left="-426"/>
      </w:pPr>
      <w:r w:rsidRPr="00176947">
        <w:rPr>
          <w:noProof/>
          <w:lang w:eastAsia="es-CL"/>
        </w:rPr>
        <w:drawing>
          <wp:inline distT="0" distB="0" distL="0" distR="0" wp14:anchorId="014DD08C" wp14:editId="73899BF8">
            <wp:extent cx="6124575" cy="2724150"/>
            <wp:effectExtent l="0" t="0" r="9525"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EF74C8" w14:textId="5E5F09EF" w:rsidR="00176947" w:rsidRDefault="008B023B" w:rsidP="008B023B">
      <w:pPr>
        <w:pStyle w:val="Descripcin"/>
        <w:rPr>
          <w:noProof/>
        </w:rPr>
      </w:pPr>
      <w:bookmarkStart w:id="1193" w:name="_Toc455521880"/>
      <w:r>
        <w:t xml:space="preserve">Figura </w:t>
      </w:r>
      <w:r w:rsidR="008F60B8">
        <w:fldChar w:fldCharType="begin"/>
      </w:r>
      <w:r w:rsidR="008F60B8">
        <w:instrText xml:space="preserve"> SEQ Figura \* ARABIC </w:instrText>
      </w:r>
      <w:r w:rsidR="008F60B8">
        <w:fldChar w:fldCharType="separate"/>
      </w:r>
      <w:r>
        <w:rPr>
          <w:noProof/>
        </w:rPr>
        <w:t>21</w:t>
      </w:r>
      <w:r w:rsidR="008F60B8">
        <w:rPr>
          <w:noProof/>
        </w:rPr>
        <w:fldChar w:fldCharType="end"/>
      </w:r>
      <w:r>
        <w:t>: Grafico de estado de tickets</w:t>
      </w:r>
      <w:r>
        <w:rPr>
          <w:noProof/>
        </w:rPr>
        <w:t xml:space="preserve"> en Hito 2 por iteración</w:t>
      </w:r>
      <w:bookmarkEnd w:id="1193"/>
    </w:p>
    <w:p w14:paraId="068CB7D2" w14:textId="48D8F965" w:rsidR="00F8347A" w:rsidRPr="000E475A" w:rsidRDefault="00F8347A" w:rsidP="00F8347A">
      <w:pPr>
        <w:rPr>
          <w:rFonts w:ascii="Bookman Old Style" w:hAnsi="Bookman Old Style"/>
          <w:sz w:val="24"/>
          <w:szCs w:val="24"/>
        </w:rPr>
      </w:pPr>
      <w:r w:rsidRPr="000E475A">
        <w:rPr>
          <w:rFonts w:ascii="Bookman Old Style" w:hAnsi="Bookman Old Style"/>
          <w:sz w:val="24"/>
          <w:szCs w:val="24"/>
        </w:rPr>
        <w:t>A este punto el proyect</w:t>
      </w:r>
      <w:r w:rsidR="003878DC" w:rsidRPr="000E475A">
        <w:rPr>
          <w:rFonts w:ascii="Bookman Old Style" w:hAnsi="Bookman Old Style"/>
          <w:sz w:val="24"/>
          <w:szCs w:val="24"/>
        </w:rPr>
        <w:t>o</w:t>
      </w:r>
      <w:r w:rsidRPr="000E475A">
        <w:rPr>
          <w:rFonts w:ascii="Bookman Old Style" w:hAnsi="Bookman Old Style"/>
          <w:sz w:val="24"/>
          <w:szCs w:val="24"/>
        </w:rPr>
        <w:t xml:space="preserve"> continuará con normalidad pasando a la ejecución de las iteraciones respectivas el Hito 3, agregándo a éstos los tickets no resueltos de iteraciones anteriores. </w:t>
      </w:r>
    </w:p>
    <w:p w14:paraId="0184370C" w14:textId="77777777" w:rsidR="008B023B" w:rsidRDefault="008B023B" w:rsidP="00CD0A9F">
      <w:pPr>
        <w:pStyle w:val="Ttulo2"/>
      </w:pPr>
      <w:bookmarkStart w:id="1194" w:name="_Toc455520373"/>
    </w:p>
    <w:p w14:paraId="2D8EFA4A" w14:textId="6124AD4A" w:rsidR="00CD0A9F" w:rsidRDefault="00CD0A9F" w:rsidP="00CD0A9F">
      <w:pPr>
        <w:pStyle w:val="Ttulo2"/>
      </w:pPr>
      <w:r>
        <w:t>Problemas Abiertos</w:t>
      </w:r>
      <w:bookmarkEnd w:id="1194"/>
    </w:p>
    <w:p w14:paraId="57DD8110" w14:textId="2ABA9E6D" w:rsidR="00CD0A9F" w:rsidRDefault="006131A9" w:rsidP="006131A9">
      <w:pPr>
        <w:jc w:val="both"/>
        <w:rPr>
          <w:rFonts w:ascii="Bookman Old Style" w:hAnsi="Bookman Old Style"/>
          <w:sz w:val="24"/>
          <w:szCs w:val="24"/>
        </w:rPr>
      </w:pPr>
      <w:r w:rsidRPr="006131A9">
        <w:rPr>
          <w:rFonts w:ascii="Bookman Old Style" w:hAnsi="Bookman Old Style"/>
          <w:sz w:val="24"/>
          <w:szCs w:val="24"/>
        </w:rPr>
        <w:t xml:space="preserve">Cuando se optó por </w:t>
      </w:r>
      <w:r>
        <w:rPr>
          <w:rFonts w:ascii="Bookman Old Style" w:hAnsi="Bookman Old Style"/>
          <w:sz w:val="24"/>
          <w:szCs w:val="24"/>
        </w:rPr>
        <w:t xml:space="preserve">trabajar con Blockly, se </w:t>
      </w:r>
      <w:r w:rsidR="001F4195">
        <w:rPr>
          <w:rFonts w:ascii="Bookman Old Style" w:hAnsi="Bookman Old Style"/>
          <w:sz w:val="24"/>
          <w:szCs w:val="24"/>
        </w:rPr>
        <w:t>hizo con la intención de</w:t>
      </w:r>
      <w:r>
        <w:rPr>
          <w:rFonts w:ascii="Bookman Old Style" w:hAnsi="Bookman Old Style"/>
          <w:sz w:val="24"/>
          <w:szCs w:val="24"/>
        </w:rPr>
        <w:t xml:space="preserve"> disminuir la curva de aprendizaje al momento de desarrollar la solución a  un problema mediante código</w:t>
      </w:r>
      <w:r w:rsidR="001F4195">
        <w:rPr>
          <w:rFonts w:ascii="Bookman Old Style" w:hAnsi="Bookman Old Style"/>
          <w:sz w:val="24"/>
          <w:szCs w:val="24"/>
        </w:rPr>
        <w:t>,</w:t>
      </w:r>
      <w:r>
        <w:rPr>
          <w:rFonts w:ascii="Bookman Old Style" w:hAnsi="Bookman Old Style"/>
          <w:sz w:val="24"/>
          <w:szCs w:val="24"/>
        </w:rPr>
        <w:t xml:space="preserve"> que luego pudiese ser </w:t>
      </w:r>
      <w:r w:rsidR="001F4195">
        <w:rPr>
          <w:rFonts w:ascii="Bookman Old Style" w:hAnsi="Bookman Old Style"/>
          <w:sz w:val="24"/>
          <w:szCs w:val="24"/>
        </w:rPr>
        <w:t>comparado</w:t>
      </w:r>
      <w:r>
        <w:rPr>
          <w:rFonts w:ascii="Bookman Old Style" w:hAnsi="Bookman Old Style"/>
          <w:sz w:val="24"/>
          <w:szCs w:val="24"/>
        </w:rPr>
        <w:t xml:space="preserve"> en tiempo real para analizar la similitud que existe entre lo diseñado mediante Blockly </w:t>
      </w:r>
      <w:r w:rsidR="001F4195">
        <w:rPr>
          <w:rFonts w:ascii="Bookman Old Style" w:hAnsi="Bookman Old Style"/>
          <w:sz w:val="24"/>
          <w:szCs w:val="24"/>
        </w:rPr>
        <w:t>y</w:t>
      </w:r>
      <w:r>
        <w:rPr>
          <w:rFonts w:ascii="Bookman Old Style" w:hAnsi="Bookman Old Style"/>
          <w:sz w:val="24"/>
          <w:szCs w:val="24"/>
        </w:rPr>
        <w:t xml:space="preserve"> un lenguaje de programación propiamente tal, en este caso Javascript. Por el mismo motivo, de hacer más intuitivo este aprendizaje, Blockly se configuró para que presentara el texto en español. Esto va a producir una mayor complejidad a la hora de hacer la similitud con Javascript, pues como la mayoría de lenguajes de programación, las palabras claves utilizadas están en inglés.</w:t>
      </w:r>
      <w:r w:rsidR="00B52753">
        <w:rPr>
          <w:rFonts w:ascii="Bookman Old Style" w:hAnsi="Bookman Old Style"/>
          <w:sz w:val="24"/>
          <w:szCs w:val="24"/>
        </w:rPr>
        <w:t xml:space="preserve"> Creo que lo más conveniente sería agregar a la plataforma una funcionalidad que cubra en parte la enseñanza de la transcripción de esas palabras claves del español al inglés, para que esto no sea única responsabilidad del alumno y </w:t>
      </w:r>
      <w:r w:rsidR="001F4195">
        <w:rPr>
          <w:rFonts w:ascii="Bookman Old Style" w:hAnsi="Bookman Old Style"/>
          <w:sz w:val="24"/>
          <w:szCs w:val="24"/>
        </w:rPr>
        <w:t>posible</w:t>
      </w:r>
      <w:r w:rsidR="00B52753">
        <w:rPr>
          <w:rFonts w:ascii="Bookman Old Style" w:hAnsi="Bookman Old Style"/>
          <w:sz w:val="24"/>
          <w:szCs w:val="24"/>
        </w:rPr>
        <w:t xml:space="preserve"> motivo de confusión y frustración. La construcción de esta funcionalidad no está contemplada en el alcance del proyecto, por lo que no será abarcada en esta primera instancia.</w:t>
      </w:r>
    </w:p>
    <w:p w14:paraId="7784566D" w14:textId="77777777" w:rsidR="00F8347A" w:rsidRPr="006131A9" w:rsidRDefault="00F8347A" w:rsidP="006131A9">
      <w:pPr>
        <w:jc w:val="both"/>
        <w:rPr>
          <w:ins w:id="1195" w:author="Javier Ebers" w:date="2016-04-19T23:12:00Z"/>
          <w:rFonts w:ascii="Bookman Old Style" w:hAnsi="Bookman Old Style"/>
          <w:sz w:val="24"/>
          <w:szCs w:val="24"/>
        </w:rPr>
      </w:pPr>
    </w:p>
    <w:p w14:paraId="6829D674" w14:textId="467F3F13" w:rsidR="00AF2772" w:rsidRDefault="00AF2772">
      <w:pPr>
        <w:pStyle w:val="Ttulo2"/>
        <w:rPr>
          <w:ins w:id="1196" w:author="Javier Ebers" w:date="2016-04-19T23:13:00Z"/>
        </w:rPr>
        <w:pPrChange w:id="1197" w:author="Javier Ebers" w:date="2016-04-19T23:13:00Z">
          <w:pPr>
            <w:jc w:val="center"/>
          </w:pPr>
        </w:pPrChange>
      </w:pPr>
      <w:bookmarkStart w:id="1198" w:name="_Toc455520374"/>
      <w:ins w:id="1199" w:author="Javier Ebers" w:date="2016-04-19T23:12:00Z">
        <w:r w:rsidRPr="009B221D">
          <w:lastRenderedPageBreak/>
          <w:t>Trabajo Futuro</w:t>
        </w:r>
      </w:ins>
      <w:bookmarkEnd w:id="1198"/>
    </w:p>
    <w:p w14:paraId="13BD54B8" w14:textId="1A5237BA" w:rsidR="00AF2772" w:rsidRDefault="00AF2772">
      <w:pPr>
        <w:jc w:val="both"/>
        <w:rPr>
          <w:ins w:id="1200" w:author="Javier Ebers" w:date="2016-04-20T00:23:00Z"/>
          <w:rFonts w:ascii="Bookman Old Style" w:hAnsi="Bookman Old Style"/>
          <w:sz w:val="24"/>
          <w:szCs w:val="24"/>
        </w:rPr>
        <w:pPrChange w:id="1201" w:author="Javier Ebers" w:date="2016-04-19T23:19:00Z">
          <w:pPr>
            <w:jc w:val="center"/>
          </w:pPr>
        </w:pPrChange>
      </w:pPr>
      <w:ins w:id="1202" w:author="Javier Ebers" w:date="2016-04-19T23:13:00Z">
        <w:r w:rsidRPr="00BA797C">
          <w:rPr>
            <w:rFonts w:ascii="Bookman Old Style" w:hAnsi="Bookman Old Style"/>
            <w:sz w:val="24"/>
            <w:szCs w:val="24"/>
            <w:rPrChange w:id="1203" w:author="Javier Ebers" w:date="2016-04-19T23:17:00Z">
              <w:rPr/>
            </w:rPrChange>
          </w:rPr>
          <w:t>Como trabajo fu</w:t>
        </w:r>
        <w:r w:rsidR="00BA797C">
          <w:rPr>
            <w:rFonts w:ascii="Bookman Old Style" w:hAnsi="Bookman Old Style"/>
            <w:sz w:val="24"/>
            <w:szCs w:val="24"/>
          </w:rPr>
          <w:t>turo queda la integración de los m</w:t>
        </w:r>
      </w:ins>
      <w:ins w:id="1204" w:author="Javier Ebers" w:date="2016-04-19T23:18:00Z">
        <w:r w:rsidR="00BA797C">
          <w:rPr>
            <w:rFonts w:ascii="Bookman Old Style" w:hAnsi="Bookman Old Style"/>
            <w:sz w:val="24"/>
            <w:szCs w:val="24"/>
          </w:rPr>
          <w:t xml:space="preserve">ódulos que permitan </w:t>
        </w:r>
      </w:ins>
      <w:ins w:id="1205" w:author="Javier Ebers" w:date="2016-04-20T00:13:00Z">
        <w:r w:rsidR="00C65F7E">
          <w:rPr>
            <w:rFonts w:ascii="Bookman Old Style" w:hAnsi="Bookman Old Style"/>
            <w:sz w:val="24"/>
            <w:szCs w:val="24"/>
          </w:rPr>
          <w:t>agregar</w:t>
        </w:r>
      </w:ins>
      <w:ins w:id="1206" w:author="Javier Ebers" w:date="2016-04-19T23:18:00Z">
        <w:r w:rsidR="00BA797C">
          <w:rPr>
            <w:rFonts w:ascii="Bookman Old Style" w:hAnsi="Bookman Old Style"/>
            <w:sz w:val="24"/>
            <w:szCs w:val="24"/>
          </w:rPr>
          <w:t xml:space="preserve"> como recursos disponibles de la plataforma, otros elementos tecnol</w:t>
        </w:r>
      </w:ins>
      <w:ins w:id="1207" w:author="Javier Ebers" w:date="2016-04-19T23:19:00Z">
        <w:r w:rsidR="00BA797C">
          <w:rPr>
            <w:rFonts w:ascii="Bookman Old Style" w:hAnsi="Bookman Old Style"/>
            <w:sz w:val="24"/>
            <w:szCs w:val="24"/>
          </w:rPr>
          <w:t>ógicos que ayuden al desarrollo de las actividades, como pueden ser sensores, dispositivos móviles</w:t>
        </w:r>
      </w:ins>
      <w:r w:rsidR="00587661">
        <w:rPr>
          <w:rFonts w:ascii="Bookman Old Style" w:hAnsi="Bookman Old Style"/>
          <w:sz w:val="24"/>
          <w:szCs w:val="24"/>
        </w:rPr>
        <w:t xml:space="preserve"> y</w:t>
      </w:r>
      <w:ins w:id="1208" w:author="Javier Ebers" w:date="2016-04-20T00:13:00Z">
        <w:r w:rsidR="00C65F7E">
          <w:rPr>
            <w:rFonts w:ascii="Bookman Old Style" w:hAnsi="Bookman Old Style"/>
            <w:sz w:val="24"/>
            <w:szCs w:val="24"/>
          </w:rPr>
          <w:t xml:space="preserve"> componentes mecánicos</w:t>
        </w:r>
      </w:ins>
      <w:r w:rsidR="00587661">
        <w:rPr>
          <w:rFonts w:ascii="Bookman Old Style" w:hAnsi="Bookman Old Style"/>
          <w:sz w:val="24"/>
          <w:szCs w:val="24"/>
        </w:rPr>
        <w:t xml:space="preserve"> adicionales.</w:t>
      </w:r>
    </w:p>
    <w:p w14:paraId="0554D78A" w14:textId="6B2A82B3" w:rsidR="00C65F7E" w:rsidRDefault="00C65F7E">
      <w:pPr>
        <w:jc w:val="both"/>
        <w:rPr>
          <w:rFonts w:ascii="Bookman Old Style" w:hAnsi="Bookman Old Style"/>
          <w:sz w:val="24"/>
          <w:szCs w:val="24"/>
        </w:rPr>
        <w:pPrChange w:id="1209" w:author="Javier Ebers" w:date="2016-04-19T23:19:00Z">
          <w:pPr>
            <w:jc w:val="center"/>
          </w:pPr>
        </w:pPrChange>
      </w:pPr>
      <w:ins w:id="1210" w:author="Javier Ebers" w:date="2016-04-20T00:23:00Z">
        <w:r>
          <w:rPr>
            <w:rFonts w:ascii="Bookman Old Style" w:hAnsi="Bookman Old Style"/>
            <w:sz w:val="24"/>
            <w:szCs w:val="24"/>
          </w:rPr>
          <w:t>Otro aspecto interesante a abarcar</w:t>
        </w:r>
        <w:r w:rsidR="0028723A">
          <w:rPr>
            <w:rFonts w:ascii="Bookman Old Style" w:hAnsi="Bookman Old Style"/>
            <w:sz w:val="24"/>
            <w:szCs w:val="24"/>
          </w:rPr>
          <w:t xml:space="preserve"> en trabajos posteriores, sería la extensión de la plataforma para permitir diseñar actividades que deban ser </w:t>
        </w:r>
      </w:ins>
      <w:ins w:id="1211" w:author="Javier Ebers" w:date="2016-04-20T00:25:00Z">
        <w:r w:rsidR="0028723A">
          <w:rPr>
            <w:rFonts w:ascii="Bookman Old Style" w:hAnsi="Bookman Old Style"/>
            <w:sz w:val="24"/>
            <w:szCs w:val="24"/>
          </w:rPr>
          <w:t>desarrolladas</w:t>
        </w:r>
      </w:ins>
      <w:ins w:id="1212" w:author="Javier Ebers" w:date="2016-04-20T00:23:00Z">
        <w:r w:rsidR="0028723A">
          <w:rPr>
            <w:rFonts w:ascii="Bookman Old Style" w:hAnsi="Bookman Old Style"/>
            <w:sz w:val="24"/>
            <w:szCs w:val="24"/>
          </w:rPr>
          <w:t xml:space="preserve"> en grupos de dos o </w:t>
        </w:r>
      </w:ins>
      <w:ins w:id="1213" w:author="Javier Ebers" w:date="2016-04-20T00:26:00Z">
        <w:r w:rsidR="0028723A">
          <w:rPr>
            <w:rFonts w:ascii="Bookman Old Style" w:hAnsi="Bookman Old Style"/>
            <w:sz w:val="24"/>
            <w:szCs w:val="24"/>
          </w:rPr>
          <w:t>más</w:t>
        </w:r>
      </w:ins>
      <w:ins w:id="1214" w:author="Javier Ebers" w:date="2016-04-20T00:23:00Z">
        <w:r w:rsidR="0028723A">
          <w:rPr>
            <w:rFonts w:ascii="Bookman Old Style" w:hAnsi="Bookman Old Style"/>
            <w:sz w:val="24"/>
            <w:szCs w:val="24"/>
          </w:rPr>
          <w:t xml:space="preserve"> alumnos</w:t>
        </w:r>
      </w:ins>
      <w:ins w:id="1215" w:author="Javier Ebers" w:date="2016-04-20T00:26:00Z">
        <w:r w:rsidR="0028723A">
          <w:rPr>
            <w:rFonts w:ascii="Bookman Old Style" w:hAnsi="Bookman Old Style"/>
            <w:sz w:val="24"/>
            <w:szCs w:val="24"/>
          </w:rPr>
          <w:t xml:space="preserve"> colaborando en conjunto</w:t>
        </w:r>
      </w:ins>
      <w:ins w:id="1216" w:author="Javier Ebers" w:date="2016-04-20T00:23:00Z">
        <w:r w:rsidR="0028723A">
          <w:rPr>
            <w:rFonts w:ascii="Bookman Old Style" w:hAnsi="Bookman Old Style"/>
            <w:sz w:val="24"/>
            <w:szCs w:val="24"/>
          </w:rPr>
          <w:t xml:space="preserve"> </w:t>
        </w:r>
      </w:ins>
      <w:ins w:id="1217" w:author="Javier Ebers" w:date="2016-04-20T00:25:00Z">
        <w:r w:rsidR="0028723A">
          <w:rPr>
            <w:rFonts w:ascii="Bookman Old Style" w:hAnsi="Bookman Old Style"/>
            <w:sz w:val="24"/>
            <w:szCs w:val="24"/>
          </w:rPr>
          <w:t>para alcanzar los objetivos de la misma</w:t>
        </w:r>
      </w:ins>
      <w:ins w:id="1218" w:author="Javier Ebers" w:date="2016-04-20T00:26:00Z">
        <w:r w:rsidR="0028723A">
          <w:rPr>
            <w:rFonts w:ascii="Bookman Old Style" w:hAnsi="Bookman Old Style"/>
            <w:sz w:val="24"/>
            <w:szCs w:val="24"/>
          </w:rPr>
          <w:t>.</w:t>
        </w:r>
      </w:ins>
    </w:p>
    <w:p w14:paraId="1119C2E4" w14:textId="46AD9842" w:rsidR="00950C6B" w:rsidRDefault="00950C6B" w:rsidP="00950C6B">
      <w:pPr>
        <w:jc w:val="both"/>
        <w:rPr>
          <w:ins w:id="1219" w:author="Javier Ebers" w:date="2016-04-20T00:26:00Z"/>
          <w:rFonts w:ascii="Bookman Old Style" w:hAnsi="Bookman Old Style"/>
          <w:sz w:val="24"/>
          <w:szCs w:val="24"/>
        </w:rPr>
      </w:pPr>
      <w:r>
        <w:rPr>
          <w:rFonts w:ascii="Bookman Old Style" w:hAnsi="Bookman Old Style"/>
          <w:sz w:val="24"/>
          <w:szCs w:val="24"/>
        </w:rPr>
        <w:t>Al momento de elegir el lenguaje de programación al cual se transcribirá el código desarrollado la interfaz gráfica de Blockly, se optó por Javascript por las distintas razones que se nombraron en el resumen de la solución al problema. Pero en trabajo futuro, la plataforma se podría extender para lograr trabajar con distintos lenguajes de programación, con el objetivo de que el estudiante pueda optar por cual quiere utilizar o cual se acomoda mejor a su forma de pensar y estilo de trabajo</w:t>
      </w:r>
      <w:r w:rsidR="00E76E0C">
        <w:rPr>
          <w:rFonts w:ascii="Bookman Old Style" w:hAnsi="Bookman Old Style"/>
          <w:sz w:val="24"/>
          <w:szCs w:val="24"/>
        </w:rPr>
        <w:t>, como Python o PHP</w:t>
      </w:r>
      <w:r>
        <w:rPr>
          <w:rFonts w:ascii="Bookman Old Style" w:hAnsi="Bookman Old Style"/>
          <w:sz w:val="24"/>
          <w:szCs w:val="24"/>
        </w:rPr>
        <w:t>.</w:t>
      </w:r>
    </w:p>
    <w:p w14:paraId="58E5103A" w14:textId="31A52880" w:rsidR="0028723A" w:rsidRDefault="0028723A">
      <w:pPr>
        <w:jc w:val="both"/>
        <w:rPr>
          <w:rFonts w:ascii="Bookman Old Style" w:hAnsi="Bookman Old Style"/>
          <w:sz w:val="24"/>
          <w:szCs w:val="24"/>
        </w:rPr>
        <w:pPrChange w:id="1220" w:author="Javier Ebers" w:date="2016-04-19T23:19:00Z">
          <w:pPr>
            <w:jc w:val="center"/>
          </w:pPr>
        </w:pPrChange>
      </w:pPr>
      <w:ins w:id="1221" w:author="Javier Ebers" w:date="2016-04-20T00:26:00Z">
        <w:r>
          <w:rPr>
            <w:rFonts w:ascii="Bookman Old Style" w:hAnsi="Bookman Old Style"/>
            <w:sz w:val="24"/>
            <w:szCs w:val="24"/>
          </w:rPr>
          <w:t xml:space="preserve">Por último, </w:t>
        </w:r>
      </w:ins>
      <w:ins w:id="1222" w:author="Javier Ebers" w:date="2016-04-20T00:29:00Z">
        <w:r>
          <w:rPr>
            <w:rFonts w:ascii="Bookman Old Style" w:hAnsi="Bookman Old Style"/>
            <w:sz w:val="24"/>
            <w:szCs w:val="24"/>
          </w:rPr>
          <w:t>está</w:t>
        </w:r>
      </w:ins>
      <w:ins w:id="1223" w:author="Javier Ebers" w:date="2016-04-20T00:26:00Z">
        <w:r>
          <w:rPr>
            <w:rFonts w:ascii="Bookman Old Style" w:hAnsi="Bookman Old Style"/>
            <w:sz w:val="24"/>
            <w:szCs w:val="24"/>
          </w:rPr>
          <w:t xml:space="preserve"> el hecho de </w:t>
        </w:r>
      </w:ins>
      <w:ins w:id="1224" w:author="Javier Ebers" w:date="2016-04-20T00:27:00Z">
        <w:r>
          <w:rPr>
            <w:rFonts w:ascii="Bookman Old Style" w:hAnsi="Bookman Old Style"/>
            <w:sz w:val="24"/>
            <w:szCs w:val="24"/>
          </w:rPr>
          <w:t xml:space="preserve">diseñar las actividades de tal manera que se ejecuten en una cadena de procesos con la capacidad de adaptarse frente a imprevistos, con el fin de que aunque algo falle o falte en medio de la actividad, esta sea capaz de ajustarse </w:t>
        </w:r>
      </w:ins>
      <w:ins w:id="1225" w:author="Javier Ebers" w:date="2016-04-20T00:28:00Z">
        <w:r>
          <w:rPr>
            <w:rFonts w:ascii="Bookman Old Style" w:hAnsi="Bookman Old Style"/>
            <w:sz w:val="24"/>
            <w:szCs w:val="24"/>
          </w:rPr>
          <w:t>automáticamente</w:t>
        </w:r>
      </w:ins>
      <w:ins w:id="1226" w:author="Javier Ebers" w:date="2016-04-20T00:27:00Z">
        <w:r>
          <w:rPr>
            <w:rFonts w:ascii="Bookman Old Style" w:hAnsi="Bookman Old Style"/>
            <w:sz w:val="24"/>
            <w:szCs w:val="24"/>
          </w:rPr>
          <w:t xml:space="preserve"> </w:t>
        </w:r>
      </w:ins>
      <w:ins w:id="1227" w:author="Javier Ebers" w:date="2016-04-20T00:28:00Z">
        <w:r>
          <w:rPr>
            <w:rFonts w:ascii="Bookman Old Style" w:hAnsi="Bookman Old Style"/>
            <w:sz w:val="24"/>
            <w:szCs w:val="24"/>
          </w:rPr>
          <w:t>haciendo uso de los recursos disponibles de tal forma que igualmente sobren alcanzarse los objetivos esperados.</w:t>
        </w:r>
      </w:ins>
    </w:p>
    <w:p w14:paraId="75AD5EFE" w14:textId="77777777" w:rsidR="005F4457" w:rsidRDefault="005F4457" w:rsidP="00C40873">
      <w:pPr>
        <w:jc w:val="center"/>
        <w:rPr>
          <w:rFonts w:ascii="Bookman Old Style" w:hAnsi="Bookman Old Style"/>
        </w:rPr>
      </w:pPr>
    </w:p>
    <w:p w14:paraId="17222CD0" w14:textId="77777777" w:rsidR="005F4457" w:rsidRDefault="005F4457" w:rsidP="00C40873">
      <w:pPr>
        <w:jc w:val="center"/>
        <w:rPr>
          <w:ins w:id="1228" w:author="Javier Ebers" w:date="2016-04-19T21:29:00Z"/>
          <w:rFonts w:ascii="Bookman Old Style" w:hAnsi="Bookman Old Style"/>
        </w:rPr>
      </w:pPr>
    </w:p>
    <w:p w14:paraId="63A51A93" w14:textId="750BD116" w:rsidR="00775928" w:rsidRPr="009B221D" w:rsidRDefault="00A70E38">
      <w:pPr>
        <w:pStyle w:val="Ttulo1"/>
        <w:rPr>
          <w:ins w:id="1229" w:author="Javier Ebers" w:date="2016-05-05T00:51:00Z"/>
        </w:rPr>
        <w:pPrChange w:id="1230" w:author="Javier Ebers" w:date="2016-05-05T00:51:00Z">
          <w:pPr>
            <w:jc w:val="center"/>
          </w:pPr>
        </w:pPrChange>
      </w:pPr>
      <w:bookmarkStart w:id="1231" w:name="_Toc455520375"/>
      <w:ins w:id="1232" w:author="Javier Ebers" w:date="2016-05-05T00:51:00Z">
        <w:r w:rsidRPr="009B221D">
          <w:t>ANEXO</w:t>
        </w:r>
        <w:bookmarkEnd w:id="1231"/>
      </w:ins>
    </w:p>
    <w:p w14:paraId="36BC68C3" w14:textId="6732C3A2" w:rsidR="00A70E38" w:rsidRDefault="00A70E38">
      <w:pPr>
        <w:pStyle w:val="Ttulo2"/>
        <w:rPr>
          <w:ins w:id="1233" w:author="Javier Ebers" w:date="2016-05-05T00:51:00Z"/>
        </w:rPr>
        <w:pPrChange w:id="1234" w:author="Javier Ebers" w:date="2016-05-05T00:51:00Z">
          <w:pPr>
            <w:jc w:val="center"/>
          </w:pPr>
        </w:pPrChange>
      </w:pPr>
      <w:bookmarkStart w:id="1235" w:name="_Toc455520376"/>
      <w:ins w:id="1236" w:author="Javier Ebers" w:date="2016-05-05T00:51:00Z">
        <w:r>
          <w:t>Control de Cambios</w:t>
        </w:r>
        <w:bookmarkEnd w:id="1235"/>
      </w:ins>
    </w:p>
    <w:p w14:paraId="6161276F" w14:textId="11A85C7A" w:rsidR="00A70E38" w:rsidRDefault="00A70E38">
      <w:pPr>
        <w:rPr>
          <w:ins w:id="1237" w:author="Javier Ebers" w:date="2016-05-05T00:52:00Z"/>
          <w:rFonts w:ascii="Bookman Old Style" w:hAnsi="Bookman Old Style"/>
        </w:rPr>
        <w:pPrChange w:id="1238" w:author="Javier Ebers" w:date="2016-04-20T00:29:00Z">
          <w:pPr>
            <w:jc w:val="center"/>
          </w:pPr>
        </w:pPrChange>
      </w:pPr>
      <w:ins w:id="1239" w:author="Javier Ebers" w:date="2016-05-05T00:51:00Z">
        <w:r>
          <w:rPr>
            <w:rFonts w:ascii="Bookman Old Style" w:hAnsi="Bookman Old Style"/>
          </w:rPr>
          <w:t>Planilla de Registro de Cambios</w:t>
        </w:r>
      </w:ins>
    </w:p>
    <w:tbl>
      <w:tblPr>
        <w:tblStyle w:val="Tablaconcuadrcula"/>
        <w:tblW w:w="10890" w:type="dxa"/>
        <w:tblInd w:w="-885" w:type="dxa"/>
        <w:tblLook w:val="04A0" w:firstRow="1" w:lastRow="0" w:firstColumn="1" w:lastColumn="0" w:noHBand="0" w:noVBand="1"/>
        <w:tblPrChange w:id="1240" w:author="Javier Ebers" w:date="2016-05-05T00:55:00Z">
          <w:tblPr>
            <w:tblStyle w:val="Tablaconcuadrcula"/>
            <w:tblW w:w="10911" w:type="dxa"/>
            <w:tblInd w:w="-885" w:type="dxa"/>
            <w:tblLook w:val="04A0" w:firstRow="1" w:lastRow="0" w:firstColumn="1" w:lastColumn="0" w:noHBand="0" w:noVBand="1"/>
          </w:tblPr>
        </w:tblPrChange>
      </w:tblPr>
      <w:tblGrid>
        <w:gridCol w:w="1384"/>
        <w:gridCol w:w="1347"/>
        <w:gridCol w:w="1761"/>
        <w:gridCol w:w="1833"/>
        <w:gridCol w:w="1478"/>
        <w:gridCol w:w="1384"/>
        <w:gridCol w:w="1703"/>
        <w:tblGridChange w:id="1241">
          <w:tblGrid>
            <w:gridCol w:w="1354"/>
            <w:gridCol w:w="1318"/>
            <w:gridCol w:w="1723"/>
            <w:gridCol w:w="1793"/>
            <w:gridCol w:w="1446"/>
            <w:gridCol w:w="1354"/>
            <w:gridCol w:w="1666"/>
          </w:tblGrid>
        </w:tblGridChange>
      </w:tblGrid>
      <w:tr w:rsidR="00A70E38" w14:paraId="60E4C8D3" w14:textId="77777777" w:rsidTr="00A70E38">
        <w:trPr>
          <w:trHeight w:val="1103"/>
          <w:ins w:id="1242" w:author="Javier Ebers" w:date="2016-05-05T00:53:00Z"/>
          <w:trPrChange w:id="1243" w:author="Javier Ebers" w:date="2016-05-05T00:55:00Z">
            <w:trPr>
              <w:trHeight w:val="1084"/>
            </w:trPr>
          </w:trPrChange>
        </w:trPr>
        <w:tc>
          <w:tcPr>
            <w:tcW w:w="1384" w:type="dxa"/>
            <w:tcPrChange w:id="1244" w:author="Javier Ebers" w:date="2016-05-05T00:55:00Z">
              <w:tcPr>
                <w:tcW w:w="1354" w:type="dxa"/>
              </w:tcPr>
            </w:tcPrChange>
          </w:tcPr>
          <w:p w14:paraId="42EC0E40" w14:textId="43F9213E" w:rsidR="00A70E38" w:rsidRDefault="00A70E38">
            <w:pPr>
              <w:rPr>
                <w:ins w:id="1245" w:author="Javier Ebers" w:date="2016-05-05T00:53:00Z"/>
                <w:rFonts w:ascii="Bookman Old Style" w:hAnsi="Bookman Old Style"/>
              </w:rPr>
            </w:pPr>
            <w:ins w:id="1246" w:author="Javier Ebers" w:date="2016-05-05T00:53:00Z">
              <w:r>
                <w:rPr>
                  <w:rFonts w:ascii="Bookman Old Style" w:hAnsi="Bookman Old Style"/>
                </w:rPr>
                <w:t>Numero Solicitud</w:t>
              </w:r>
            </w:ins>
          </w:p>
        </w:tc>
        <w:tc>
          <w:tcPr>
            <w:tcW w:w="1347" w:type="dxa"/>
            <w:tcPrChange w:id="1247" w:author="Javier Ebers" w:date="2016-05-05T00:55:00Z">
              <w:tcPr>
                <w:tcW w:w="1318" w:type="dxa"/>
              </w:tcPr>
            </w:tcPrChange>
          </w:tcPr>
          <w:p w14:paraId="74EB740E" w14:textId="1776B64E" w:rsidR="00A70E38" w:rsidRDefault="00A70E38">
            <w:pPr>
              <w:rPr>
                <w:ins w:id="1248" w:author="Javier Ebers" w:date="2016-05-05T00:53:00Z"/>
                <w:rFonts w:ascii="Bookman Old Style" w:hAnsi="Bookman Old Style"/>
              </w:rPr>
            </w:pPr>
            <w:ins w:id="1249" w:author="Javier Ebers" w:date="2016-05-05T00:53:00Z">
              <w:r>
                <w:rPr>
                  <w:rFonts w:ascii="Bookman Old Style" w:hAnsi="Bookman Old Style"/>
                </w:rPr>
                <w:t>Paquete de Trabajo Afectado</w:t>
              </w:r>
            </w:ins>
          </w:p>
        </w:tc>
        <w:tc>
          <w:tcPr>
            <w:tcW w:w="1761" w:type="dxa"/>
            <w:tcPrChange w:id="1250" w:author="Javier Ebers" w:date="2016-05-05T00:55:00Z">
              <w:tcPr>
                <w:tcW w:w="1723" w:type="dxa"/>
              </w:tcPr>
            </w:tcPrChange>
          </w:tcPr>
          <w:p w14:paraId="07D02FE1" w14:textId="6F12DA4A" w:rsidR="00A70E38" w:rsidRDefault="00A70E38">
            <w:pPr>
              <w:rPr>
                <w:ins w:id="1251" w:author="Javier Ebers" w:date="2016-05-05T00:53:00Z"/>
                <w:rFonts w:ascii="Bookman Old Style" w:hAnsi="Bookman Old Style"/>
              </w:rPr>
            </w:pPr>
            <w:ins w:id="1252" w:author="Javier Ebers" w:date="2016-05-05T00:54:00Z">
              <w:r>
                <w:rPr>
                  <w:rFonts w:ascii="Bookman Old Style" w:hAnsi="Bookman Old Style"/>
                </w:rPr>
                <w:t>Descripción del Cambio</w:t>
              </w:r>
            </w:ins>
          </w:p>
        </w:tc>
        <w:tc>
          <w:tcPr>
            <w:tcW w:w="1833" w:type="dxa"/>
            <w:tcPrChange w:id="1253" w:author="Javier Ebers" w:date="2016-05-05T00:55:00Z">
              <w:tcPr>
                <w:tcW w:w="1793" w:type="dxa"/>
              </w:tcPr>
            </w:tcPrChange>
          </w:tcPr>
          <w:p w14:paraId="58C988B4" w14:textId="7124C5A6" w:rsidR="00A70E38" w:rsidRDefault="00A70E38">
            <w:pPr>
              <w:rPr>
                <w:ins w:id="1254" w:author="Javier Ebers" w:date="2016-05-05T00:53:00Z"/>
                <w:rFonts w:ascii="Bookman Old Style" w:hAnsi="Bookman Old Style"/>
              </w:rPr>
            </w:pPr>
            <w:ins w:id="1255" w:author="Javier Ebers" w:date="2016-05-05T00:54:00Z">
              <w:r>
                <w:rPr>
                  <w:rFonts w:ascii="Bookman Old Style" w:hAnsi="Bookman Old Style"/>
                </w:rPr>
                <w:t>Efecto Sobre el Cronograma</w:t>
              </w:r>
            </w:ins>
          </w:p>
        </w:tc>
        <w:tc>
          <w:tcPr>
            <w:tcW w:w="1478" w:type="dxa"/>
            <w:tcPrChange w:id="1256" w:author="Javier Ebers" w:date="2016-05-05T00:55:00Z">
              <w:tcPr>
                <w:tcW w:w="1446" w:type="dxa"/>
              </w:tcPr>
            </w:tcPrChange>
          </w:tcPr>
          <w:p w14:paraId="468E438C" w14:textId="2ABF7076" w:rsidR="00A70E38" w:rsidRDefault="00A70E38">
            <w:pPr>
              <w:rPr>
                <w:ins w:id="1257" w:author="Javier Ebers" w:date="2016-05-05T00:53:00Z"/>
                <w:rFonts w:ascii="Bookman Old Style" w:hAnsi="Bookman Old Style"/>
              </w:rPr>
            </w:pPr>
            <w:ins w:id="1258" w:author="Javier Ebers" w:date="2016-05-05T00:54:00Z">
              <w:r>
                <w:rPr>
                  <w:rFonts w:ascii="Bookman Old Style" w:hAnsi="Bookman Old Style"/>
                </w:rPr>
                <w:t>Aprobado por</w:t>
              </w:r>
            </w:ins>
          </w:p>
        </w:tc>
        <w:tc>
          <w:tcPr>
            <w:tcW w:w="1384" w:type="dxa"/>
            <w:tcPrChange w:id="1259" w:author="Javier Ebers" w:date="2016-05-05T00:55:00Z">
              <w:tcPr>
                <w:tcW w:w="1354" w:type="dxa"/>
              </w:tcPr>
            </w:tcPrChange>
          </w:tcPr>
          <w:p w14:paraId="5AC229C0" w14:textId="22D80A31" w:rsidR="00A70E38" w:rsidRDefault="00A70E38">
            <w:pPr>
              <w:rPr>
                <w:ins w:id="1260" w:author="Javier Ebers" w:date="2016-05-05T00:53:00Z"/>
                <w:rFonts w:ascii="Bookman Old Style" w:hAnsi="Bookman Old Style"/>
              </w:rPr>
            </w:pPr>
            <w:ins w:id="1261" w:author="Javier Ebers" w:date="2016-05-05T00:53:00Z">
              <w:r>
                <w:rPr>
                  <w:rFonts w:ascii="Bookman Old Style" w:hAnsi="Bookman Old Style"/>
                </w:rPr>
                <w:t xml:space="preserve">Fecha </w:t>
              </w:r>
            </w:ins>
            <w:ins w:id="1262" w:author="Javier Ebers" w:date="2016-05-05T00:55:00Z">
              <w:r>
                <w:rPr>
                  <w:rFonts w:ascii="Bookman Old Style" w:hAnsi="Bookman Old Style"/>
                </w:rPr>
                <w:t>Solicitud</w:t>
              </w:r>
            </w:ins>
          </w:p>
        </w:tc>
        <w:tc>
          <w:tcPr>
            <w:tcW w:w="1703" w:type="dxa"/>
            <w:tcPrChange w:id="1263" w:author="Javier Ebers" w:date="2016-05-05T00:55:00Z">
              <w:tcPr>
                <w:tcW w:w="1666" w:type="dxa"/>
              </w:tcPr>
            </w:tcPrChange>
          </w:tcPr>
          <w:p w14:paraId="65C8870F" w14:textId="70D2E893" w:rsidR="00A70E38" w:rsidRDefault="00A70E38" w:rsidP="009B221D">
            <w:pPr>
              <w:rPr>
                <w:ins w:id="1264" w:author="Javier Ebers" w:date="2016-05-05T00:53:00Z"/>
                <w:rFonts w:ascii="Bookman Old Style" w:hAnsi="Bookman Old Style"/>
              </w:rPr>
            </w:pPr>
            <w:ins w:id="1265" w:author="Javier Ebers" w:date="2016-05-05T00:53:00Z">
              <w:r>
                <w:rPr>
                  <w:rFonts w:ascii="Bookman Old Style" w:hAnsi="Bookman Old Style"/>
                </w:rPr>
                <w:t xml:space="preserve">Fecha </w:t>
              </w:r>
            </w:ins>
            <w:ins w:id="1266" w:author="Javier Ebers" w:date="2016-05-05T00:55:00Z">
              <w:r>
                <w:rPr>
                  <w:rFonts w:ascii="Bookman Old Style" w:hAnsi="Bookman Old Style"/>
                </w:rPr>
                <w:t>Aprobación</w:t>
              </w:r>
            </w:ins>
          </w:p>
        </w:tc>
      </w:tr>
      <w:tr w:rsidR="00A70E38" w14:paraId="054FC2A0" w14:textId="77777777" w:rsidTr="00A70E38">
        <w:trPr>
          <w:trHeight w:val="271"/>
          <w:ins w:id="1267" w:author="Javier Ebers" w:date="2016-05-05T00:53:00Z"/>
          <w:trPrChange w:id="1268" w:author="Javier Ebers" w:date="2016-05-05T00:55:00Z">
            <w:trPr>
              <w:trHeight w:val="267"/>
            </w:trPr>
          </w:trPrChange>
        </w:trPr>
        <w:tc>
          <w:tcPr>
            <w:tcW w:w="1384" w:type="dxa"/>
            <w:tcPrChange w:id="1269" w:author="Javier Ebers" w:date="2016-05-05T00:55:00Z">
              <w:tcPr>
                <w:tcW w:w="1354" w:type="dxa"/>
              </w:tcPr>
            </w:tcPrChange>
          </w:tcPr>
          <w:p w14:paraId="028DFEF5" w14:textId="77777777" w:rsidR="00A70E38" w:rsidRDefault="00A70E38">
            <w:pPr>
              <w:rPr>
                <w:ins w:id="1270" w:author="Javier Ebers" w:date="2016-05-05T00:53:00Z"/>
                <w:rFonts w:ascii="Bookman Old Style" w:hAnsi="Bookman Old Style"/>
              </w:rPr>
            </w:pPr>
          </w:p>
        </w:tc>
        <w:tc>
          <w:tcPr>
            <w:tcW w:w="1347" w:type="dxa"/>
            <w:tcPrChange w:id="1271" w:author="Javier Ebers" w:date="2016-05-05T00:55:00Z">
              <w:tcPr>
                <w:tcW w:w="1318" w:type="dxa"/>
              </w:tcPr>
            </w:tcPrChange>
          </w:tcPr>
          <w:p w14:paraId="1C7AB295" w14:textId="77777777" w:rsidR="00A70E38" w:rsidRDefault="00A70E38">
            <w:pPr>
              <w:rPr>
                <w:ins w:id="1272" w:author="Javier Ebers" w:date="2016-05-05T00:53:00Z"/>
                <w:rFonts w:ascii="Bookman Old Style" w:hAnsi="Bookman Old Style"/>
              </w:rPr>
            </w:pPr>
          </w:p>
        </w:tc>
        <w:tc>
          <w:tcPr>
            <w:tcW w:w="1761" w:type="dxa"/>
            <w:tcPrChange w:id="1273" w:author="Javier Ebers" w:date="2016-05-05T00:55:00Z">
              <w:tcPr>
                <w:tcW w:w="1723" w:type="dxa"/>
              </w:tcPr>
            </w:tcPrChange>
          </w:tcPr>
          <w:p w14:paraId="2A21ACBD" w14:textId="77777777" w:rsidR="00A70E38" w:rsidRDefault="00A70E38">
            <w:pPr>
              <w:rPr>
                <w:ins w:id="1274" w:author="Javier Ebers" w:date="2016-05-05T00:53:00Z"/>
                <w:rFonts w:ascii="Bookman Old Style" w:hAnsi="Bookman Old Style"/>
              </w:rPr>
            </w:pPr>
          </w:p>
        </w:tc>
        <w:tc>
          <w:tcPr>
            <w:tcW w:w="1833" w:type="dxa"/>
            <w:tcPrChange w:id="1275" w:author="Javier Ebers" w:date="2016-05-05T00:55:00Z">
              <w:tcPr>
                <w:tcW w:w="1793" w:type="dxa"/>
              </w:tcPr>
            </w:tcPrChange>
          </w:tcPr>
          <w:p w14:paraId="68EC9863" w14:textId="77777777" w:rsidR="00A70E38" w:rsidRDefault="00A70E38">
            <w:pPr>
              <w:rPr>
                <w:ins w:id="1276" w:author="Javier Ebers" w:date="2016-05-05T00:53:00Z"/>
                <w:rFonts w:ascii="Bookman Old Style" w:hAnsi="Bookman Old Style"/>
              </w:rPr>
            </w:pPr>
          </w:p>
        </w:tc>
        <w:tc>
          <w:tcPr>
            <w:tcW w:w="1478" w:type="dxa"/>
            <w:tcPrChange w:id="1277" w:author="Javier Ebers" w:date="2016-05-05T00:55:00Z">
              <w:tcPr>
                <w:tcW w:w="1446" w:type="dxa"/>
              </w:tcPr>
            </w:tcPrChange>
          </w:tcPr>
          <w:p w14:paraId="579F03FA" w14:textId="77777777" w:rsidR="00A70E38" w:rsidRDefault="00A70E38">
            <w:pPr>
              <w:rPr>
                <w:ins w:id="1278" w:author="Javier Ebers" w:date="2016-05-05T00:53:00Z"/>
                <w:rFonts w:ascii="Bookman Old Style" w:hAnsi="Bookman Old Style"/>
              </w:rPr>
            </w:pPr>
          </w:p>
        </w:tc>
        <w:tc>
          <w:tcPr>
            <w:tcW w:w="1384" w:type="dxa"/>
            <w:tcPrChange w:id="1279" w:author="Javier Ebers" w:date="2016-05-05T00:55:00Z">
              <w:tcPr>
                <w:tcW w:w="1354" w:type="dxa"/>
              </w:tcPr>
            </w:tcPrChange>
          </w:tcPr>
          <w:p w14:paraId="0A686AE3" w14:textId="77777777" w:rsidR="00A70E38" w:rsidRDefault="00A70E38">
            <w:pPr>
              <w:rPr>
                <w:ins w:id="1280" w:author="Javier Ebers" w:date="2016-05-05T00:53:00Z"/>
                <w:rFonts w:ascii="Bookman Old Style" w:hAnsi="Bookman Old Style"/>
              </w:rPr>
            </w:pPr>
          </w:p>
        </w:tc>
        <w:tc>
          <w:tcPr>
            <w:tcW w:w="1703" w:type="dxa"/>
            <w:tcPrChange w:id="1281" w:author="Javier Ebers" w:date="2016-05-05T00:55:00Z">
              <w:tcPr>
                <w:tcW w:w="1666" w:type="dxa"/>
              </w:tcPr>
            </w:tcPrChange>
          </w:tcPr>
          <w:p w14:paraId="62D92A81" w14:textId="77777777" w:rsidR="00A70E38" w:rsidRDefault="00A70E38">
            <w:pPr>
              <w:rPr>
                <w:ins w:id="1282" w:author="Javier Ebers" w:date="2016-05-05T00:53:00Z"/>
                <w:rFonts w:ascii="Bookman Old Style" w:hAnsi="Bookman Old Style"/>
              </w:rPr>
            </w:pPr>
          </w:p>
        </w:tc>
      </w:tr>
      <w:tr w:rsidR="00A70E38" w14:paraId="5016131E" w14:textId="77777777" w:rsidTr="00A70E38">
        <w:trPr>
          <w:trHeight w:val="271"/>
          <w:ins w:id="1283" w:author="Javier Ebers" w:date="2016-05-05T00:53:00Z"/>
          <w:trPrChange w:id="1284" w:author="Javier Ebers" w:date="2016-05-05T00:55:00Z">
            <w:trPr>
              <w:trHeight w:val="267"/>
            </w:trPr>
          </w:trPrChange>
        </w:trPr>
        <w:tc>
          <w:tcPr>
            <w:tcW w:w="1384" w:type="dxa"/>
            <w:tcPrChange w:id="1285" w:author="Javier Ebers" w:date="2016-05-05T00:55:00Z">
              <w:tcPr>
                <w:tcW w:w="1354" w:type="dxa"/>
              </w:tcPr>
            </w:tcPrChange>
          </w:tcPr>
          <w:p w14:paraId="706DB73A" w14:textId="77777777" w:rsidR="00A70E38" w:rsidRDefault="00A70E38">
            <w:pPr>
              <w:rPr>
                <w:ins w:id="1286" w:author="Javier Ebers" w:date="2016-05-05T00:53:00Z"/>
                <w:rFonts w:ascii="Bookman Old Style" w:hAnsi="Bookman Old Style"/>
              </w:rPr>
            </w:pPr>
          </w:p>
        </w:tc>
        <w:tc>
          <w:tcPr>
            <w:tcW w:w="1347" w:type="dxa"/>
            <w:tcPrChange w:id="1287" w:author="Javier Ebers" w:date="2016-05-05T00:55:00Z">
              <w:tcPr>
                <w:tcW w:w="1318" w:type="dxa"/>
              </w:tcPr>
            </w:tcPrChange>
          </w:tcPr>
          <w:p w14:paraId="3C1B3112" w14:textId="77777777" w:rsidR="00A70E38" w:rsidRDefault="00A70E38">
            <w:pPr>
              <w:rPr>
                <w:ins w:id="1288" w:author="Javier Ebers" w:date="2016-05-05T00:53:00Z"/>
                <w:rFonts w:ascii="Bookman Old Style" w:hAnsi="Bookman Old Style"/>
              </w:rPr>
            </w:pPr>
          </w:p>
        </w:tc>
        <w:tc>
          <w:tcPr>
            <w:tcW w:w="1761" w:type="dxa"/>
            <w:tcPrChange w:id="1289" w:author="Javier Ebers" w:date="2016-05-05T00:55:00Z">
              <w:tcPr>
                <w:tcW w:w="1723" w:type="dxa"/>
              </w:tcPr>
            </w:tcPrChange>
          </w:tcPr>
          <w:p w14:paraId="7A3642E5" w14:textId="77777777" w:rsidR="00A70E38" w:rsidRDefault="00A70E38">
            <w:pPr>
              <w:rPr>
                <w:ins w:id="1290" w:author="Javier Ebers" w:date="2016-05-05T00:53:00Z"/>
                <w:rFonts w:ascii="Bookman Old Style" w:hAnsi="Bookman Old Style"/>
              </w:rPr>
            </w:pPr>
          </w:p>
        </w:tc>
        <w:tc>
          <w:tcPr>
            <w:tcW w:w="1833" w:type="dxa"/>
            <w:tcPrChange w:id="1291" w:author="Javier Ebers" w:date="2016-05-05T00:55:00Z">
              <w:tcPr>
                <w:tcW w:w="1793" w:type="dxa"/>
              </w:tcPr>
            </w:tcPrChange>
          </w:tcPr>
          <w:p w14:paraId="0EB156B6" w14:textId="77777777" w:rsidR="00A70E38" w:rsidRDefault="00A70E38">
            <w:pPr>
              <w:rPr>
                <w:ins w:id="1292" w:author="Javier Ebers" w:date="2016-05-05T00:53:00Z"/>
                <w:rFonts w:ascii="Bookman Old Style" w:hAnsi="Bookman Old Style"/>
              </w:rPr>
            </w:pPr>
          </w:p>
        </w:tc>
        <w:tc>
          <w:tcPr>
            <w:tcW w:w="1478" w:type="dxa"/>
            <w:tcPrChange w:id="1293" w:author="Javier Ebers" w:date="2016-05-05T00:55:00Z">
              <w:tcPr>
                <w:tcW w:w="1446" w:type="dxa"/>
              </w:tcPr>
            </w:tcPrChange>
          </w:tcPr>
          <w:p w14:paraId="44583FFC" w14:textId="77777777" w:rsidR="00A70E38" w:rsidRDefault="00A70E38">
            <w:pPr>
              <w:rPr>
                <w:ins w:id="1294" w:author="Javier Ebers" w:date="2016-05-05T00:53:00Z"/>
                <w:rFonts w:ascii="Bookman Old Style" w:hAnsi="Bookman Old Style"/>
              </w:rPr>
            </w:pPr>
          </w:p>
        </w:tc>
        <w:tc>
          <w:tcPr>
            <w:tcW w:w="1384" w:type="dxa"/>
            <w:tcPrChange w:id="1295" w:author="Javier Ebers" w:date="2016-05-05T00:55:00Z">
              <w:tcPr>
                <w:tcW w:w="1354" w:type="dxa"/>
              </w:tcPr>
            </w:tcPrChange>
          </w:tcPr>
          <w:p w14:paraId="089B8569" w14:textId="77777777" w:rsidR="00A70E38" w:rsidRDefault="00A70E38">
            <w:pPr>
              <w:rPr>
                <w:ins w:id="1296" w:author="Javier Ebers" w:date="2016-05-05T00:53:00Z"/>
                <w:rFonts w:ascii="Bookman Old Style" w:hAnsi="Bookman Old Style"/>
              </w:rPr>
            </w:pPr>
          </w:p>
        </w:tc>
        <w:tc>
          <w:tcPr>
            <w:tcW w:w="1703" w:type="dxa"/>
            <w:tcPrChange w:id="1297" w:author="Javier Ebers" w:date="2016-05-05T00:55:00Z">
              <w:tcPr>
                <w:tcW w:w="1666" w:type="dxa"/>
              </w:tcPr>
            </w:tcPrChange>
          </w:tcPr>
          <w:p w14:paraId="5159BEF9" w14:textId="77777777" w:rsidR="00A70E38" w:rsidRDefault="00A70E38" w:rsidP="00E6415F">
            <w:pPr>
              <w:keepNext/>
              <w:rPr>
                <w:ins w:id="1298" w:author="Javier Ebers" w:date="2016-05-05T00:53:00Z"/>
                <w:rFonts w:ascii="Bookman Old Style" w:hAnsi="Bookman Old Style"/>
              </w:rPr>
            </w:pPr>
          </w:p>
        </w:tc>
      </w:tr>
    </w:tbl>
    <w:p w14:paraId="72E2E962" w14:textId="0DEDBBAF" w:rsidR="00A70E38" w:rsidRDefault="00E6415F">
      <w:pPr>
        <w:pStyle w:val="Descripcin"/>
        <w:rPr>
          <w:ins w:id="1299" w:author="Javier Ebers" w:date="2016-04-20T01:08:00Z"/>
        </w:rPr>
        <w:pPrChange w:id="1300" w:author="Javier Ebers" w:date="2016-04-20T00:29:00Z">
          <w:pPr>
            <w:jc w:val="center"/>
          </w:pPr>
        </w:pPrChange>
      </w:pPr>
      <w:bookmarkStart w:id="1301" w:name="_Toc453525548"/>
      <w:r>
        <w:t xml:space="preserve">Tabla </w:t>
      </w:r>
      <w:r w:rsidR="008F60B8">
        <w:fldChar w:fldCharType="begin"/>
      </w:r>
      <w:r w:rsidR="008F60B8">
        <w:instrText xml:space="preserve"> SEQ Tabla \* ARABIC </w:instrText>
      </w:r>
      <w:r w:rsidR="008F60B8">
        <w:fldChar w:fldCharType="separate"/>
      </w:r>
      <w:r w:rsidR="003B2DC5">
        <w:rPr>
          <w:noProof/>
        </w:rPr>
        <w:t>13</w:t>
      </w:r>
      <w:r w:rsidR="008F60B8">
        <w:rPr>
          <w:noProof/>
        </w:rPr>
        <w:fldChar w:fldCharType="end"/>
      </w:r>
      <w:r>
        <w:t>: Planilla de registro de cambios</w:t>
      </w:r>
      <w:bookmarkEnd w:id="1301"/>
    </w:p>
    <w:p w14:paraId="2580674B" w14:textId="77777777" w:rsidR="008317E7" w:rsidRDefault="008317E7" w:rsidP="00600276">
      <w:pPr>
        <w:ind w:left="708" w:hanging="708"/>
        <w:rPr>
          <w:rFonts w:ascii="Bookman Old Style" w:hAnsi="Bookman Old Style"/>
        </w:rPr>
      </w:pPr>
    </w:p>
    <w:p w14:paraId="23D47557" w14:textId="77777777" w:rsidR="002C2A76" w:rsidRPr="002C2A76" w:rsidRDefault="002C2A76" w:rsidP="002C2A76"/>
    <w:p w14:paraId="7F51E0E1" w14:textId="54D9407E" w:rsidR="003030C3" w:rsidRDefault="003030C3">
      <w:pPr>
        <w:pStyle w:val="Ttulo1"/>
        <w:rPr>
          <w:ins w:id="1302" w:author="Javier Ebers" w:date="2016-04-19T21:01:00Z"/>
        </w:rPr>
        <w:pPrChange w:id="1303" w:author="Javier Ebers" w:date="2016-04-19T21:33:00Z">
          <w:pPr>
            <w:jc w:val="both"/>
          </w:pPr>
        </w:pPrChange>
      </w:pPr>
      <w:bookmarkStart w:id="1304" w:name="_Toc455520377"/>
      <w:ins w:id="1305" w:author="Javier Ebers" w:date="2016-04-19T21:01:00Z">
        <w:r>
          <w:lastRenderedPageBreak/>
          <w:t>Referencias</w:t>
        </w:r>
        <w:bookmarkEnd w:id="1304"/>
      </w:ins>
    </w:p>
    <w:customXmlInsRangeStart w:id="1306" w:author="Javier Ebers" w:date="2016-04-19T21:01:00Z"/>
    <w:sdt>
      <w:sdtPr>
        <w:rPr>
          <w:rFonts w:asciiTheme="minorHAnsi" w:hAnsiTheme="minorHAnsi"/>
          <w:b w:val="0"/>
          <w:sz w:val="22"/>
          <w:szCs w:val="22"/>
          <w:lang w:val="es-ES"/>
        </w:rPr>
        <w:id w:val="2128195919"/>
        <w:docPartObj>
          <w:docPartGallery w:val="Bibliographies"/>
          <w:docPartUnique/>
        </w:docPartObj>
      </w:sdtPr>
      <w:sdtEndPr>
        <w:rPr>
          <w:lang w:val="es-CL"/>
        </w:rPr>
      </w:sdtEndPr>
      <w:sdtContent>
        <w:customXmlInsRangeEnd w:id="1306"/>
        <w:p w14:paraId="52E483A1" w14:textId="4AD1076A" w:rsidR="003030C3" w:rsidRDefault="003030C3" w:rsidP="002379DF">
          <w:pPr>
            <w:pStyle w:val="Ttulo1"/>
            <w:ind w:left="142"/>
            <w:rPr>
              <w:ins w:id="1307" w:author="Javier Ebers" w:date="2016-04-19T21:01:00Z"/>
            </w:rPr>
          </w:pPr>
        </w:p>
        <w:customXmlInsRangeStart w:id="1308" w:author="Javier Ebers" w:date="2016-04-19T21:01:00Z"/>
        <w:sdt>
          <w:sdtPr>
            <w:id w:val="-573587230"/>
            <w:bibliography/>
          </w:sdtPr>
          <w:sdtEndPr/>
          <w:sdtContent>
            <w:customXmlInsRangeEnd w:id="1308"/>
            <w:p w14:paraId="3AA7A55F" w14:textId="77777777" w:rsidR="00FE3FF5" w:rsidRDefault="003030C3" w:rsidP="00FE3FF5">
              <w:pPr>
                <w:pStyle w:val="Bibliografa"/>
                <w:ind w:left="720" w:hanging="720"/>
                <w:rPr>
                  <w:noProof/>
                  <w:sz w:val="24"/>
                  <w:szCs w:val="24"/>
                </w:rPr>
              </w:pPr>
              <w:ins w:id="1309" w:author="Javier Ebers" w:date="2016-04-19T21:01:00Z">
                <w:r>
                  <w:fldChar w:fldCharType="begin"/>
                </w:r>
                <w:r>
                  <w:instrText>BIBLIOGRAPHY</w:instrText>
                </w:r>
                <w:r>
                  <w:fldChar w:fldCharType="separate"/>
                </w:r>
              </w:ins>
              <w:r w:rsidR="00FE3FF5">
                <w:rPr>
                  <w:noProof/>
                </w:rPr>
                <w:t xml:space="preserve">AIEP-ACTI. (s.f.). </w:t>
              </w:r>
              <w:r w:rsidR="00FE3FF5">
                <w:rPr>
                  <w:i/>
                  <w:iCs/>
                  <w:noProof/>
                </w:rPr>
                <w:t>www.acti.cl</w:t>
              </w:r>
              <w:r w:rsidR="00FE3FF5">
                <w:rPr>
                  <w:noProof/>
                </w:rPr>
                <w:t>. Obtenido de http://www.acti.cl/files/AIEP_ACTI_ESTUDIO_PROFESIONALES_TIC.pdf</w:t>
              </w:r>
            </w:p>
            <w:p w14:paraId="4C80131D" w14:textId="77777777" w:rsidR="00FE3FF5" w:rsidRDefault="00FE3FF5" w:rsidP="00FE3FF5">
              <w:pPr>
                <w:pStyle w:val="Bibliografa"/>
                <w:ind w:left="720" w:hanging="720"/>
                <w:rPr>
                  <w:noProof/>
                </w:rPr>
              </w:pPr>
              <w:r>
                <w:rPr>
                  <w:noProof/>
                </w:rPr>
                <w:t xml:space="preserve">BackboneJS. (2016). </w:t>
              </w:r>
              <w:r>
                <w:rPr>
                  <w:i/>
                  <w:iCs/>
                  <w:noProof/>
                </w:rPr>
                <w:t>www.backbonejs.org</w:t>
              </w:r>
              <w:r>
                <w:rPr>
                  <w:noProof/>
                </w:rPr>
                <w:t>. Obtenido de www.backbonejs.org</w:t>
              </w:r>
            </w:p>
            <w:p w14:paraId="686A2510" w14:textId="77777777" w:rsidR="00FE3FF5" w:rsidRDefault="00FE3FF5" w:rsidP="00FE3FF5">
              <w:pPr>
                <w:pStyle w:val="Bibliografa"/>
                <w:ind w:left="720" w:hanging="720"/>
                <w:rPr>
                  <w:noProof/>
                </w:rPr>
              </w:pPr>
              <w:r>
                <w:rPr>
                  <w:noProof/>
                </w:rPr>
                <w:t xml:space="preserve">BID. (2011). </w:t>
              </w:r>
              <w:r>
                <w:rPr>
                  <w:i/>
                  <w:iCs/>
                  <w:noProof/>
                </w:rPr>
                <w:t>Infraestructura Escolar y Aprendizajes en la Educación Básica Latinoamericana: Un análisis a partir del SERCE.</w:t>
              </w:r>
              <w:r>
                <w:rPr>
                  <w:noProof/>
                </w:rPr>
                <w:t xml:space="preserve"> </w:t>
              </w:r>
            </w:p>
            <w:p w14:paraId="4B1CB55F" w14:textId="77777777" w:rsidR="00FE3FF5" w:rsidRDefault="00FE3FF5" w:rsidP="00FE3FF5">
              <w:pPr>
                <w:pStyle w:val="Bibliografa"/>
                <w:ind w:left="720" w:hanging="720"/>
                <w:rPr>
                  <w:noProof/>
                </w:rPr>
              </w:pPr>
              <w:r>
                <w:rPr>
                  <w:noProof/>
                </w:rPr>
                <w:t>CENIE, Ministerio de Educación. (2013). Obtenido de http://historico.enlaces.cl/tp_enlaces/portales/tpe76eb4809f44/uploadImg/File/2013/doc/censo/Presentacion_Resultados_CENIE_2012.pdf</w:t>
              </w:r>
            </w:p>
            <w:p w14:paraId="2766E032" w14:textId="77777777" w:rsidR="00FE3FF5" w:rsidRDefault="00FE3FF5" w:rsidP="00FE3FF5">
              <w:pPr>
                <w:pStyle w:val="Bibliografa"/>
                <w:ind w:left="720" w:hanging="720"/>
                <w:rPr>
                  <w:noProof/>
                </w:rPr>
              </w:pPr>
              <w:r>
                <w:rPr>
                  <w:noProof/>
                </w:rPr>
                <w:t xml:space="preserve">CS Department,University of Sydney. (2000). </w:t>
              </w:r>
              <w:r>
                <w:rPr>
                  <w:i/>
                  <w:iCs/>
                  <w:noProof/>
                </w:rPr>
                <w:t>Problem-Based Learning for Foundation Computer Science Courses.</w:t>
              </w:r>
              <w:r>
                <w:rPr>
                  <w:noProof/>
                </w:rPr>
                <w:t xml:space="preserve"> </w:t>
              </w:r>
            </w:p>
            <w:p w14:paraId="30B39A1C" w14:textId="77777777" w:rsidR="00FE3FF5" w:rsidRDefault="00FE3FF5" w:rsidP="00FE3FF5">
              <w:pPr>
                <w:pStyle w:val="Bibliografa"/>
                <w:ind w:left="720" w:hanging="720"/>
                <w:rPr>
                  <w:noProof/>
                </w:rPr>
              </w:pPr>
              <w:r>
                <w:rPr>
                  <w:noProof/>
                </w:rPr>
                <w:t xml:space="preserve">GIT. (2016). </w:t>
              </w:r>
              <w:r>
                <w:rPr>
                  <w:i/>
                  <w:iCs/>
                  <w:noProof/>
                </w:rPr>
                <w:t>https://git-scm.com/</w:t>
              </w:r>
              <w:r>
                <w:rPr>
                  <w:noProof/>
                </w:rPr>
                <w:t>. Obtenido de https://git-scm.com/</w:t>
              </w:r>
            </w:p>
            <w:p w14:paraId="752BE3A2" w14:textId="77777777" w:rsidR="00FE3FF5" w:rsidRDefault="00FE3FF5" w:rsidP="00FE3FF5">
              <w:pPr>
                <w:pStyle w:val="Bibliografa"/>
                <w:ind w:left="720" w:hanging="720"/>
                <w:rPr>
                  <w:noProof/>
                </w:rPr>
              </w:pPr>
              <w:r>
                <w:rPr>
                  <w:noProof/>
                </w:rPr>
                <w:t xml:space="preserve">Google. (2015). </w:t>
              </w:r>
              <w:r>
                <w:rPr>
                  <w:i/>
                  <w:iCs/>
                  <w:noProof/>
                </w:rPr>
                <w:t>https://developers.google.com/blockly/</w:t>
              </w:r>
              <w:r>
                <w:rPr>
                  <w:noProof/>
                </w:rPr>
                <w:t>.</w:t>
              </w:r>
            </w:p>
            <w:p w14:paraId="2FC8B849" w14:textId="77777777" w:rsidR="00FE3FF5" w:rsidRDefault="00FE3FF5" w:rsidP="00FE3FF5">
              <w:pPr>
                <w:pStyle w:val="Bibliografa"/>
                <w:ind w:left="720" w:hanging="720"/>
                <w:rPr>
                  <w:noProof/>
                </w:rPr>
              </w:pPr>
              <w:r>
                <w:rPr>
                  <w:noProof/>
                </w:rPr>
                <w:t xml:space="preserve">IBM. (2001). </w:t>
              </w:r>
              <w:r>
                <w:rPr>
                  <w:i/>
                  <w:iCs/>
                  <w:noProof/>
                </w:rPr>
                <w:t>Rational Unified Process, Best Practices for Software Development Teams .</w:t>
              </w:r>
              <w:r>
                <w:rPr>
                  <w:noProof/>
                </w:rPr>
                <w:t xml:space="preserve"> </w:t>
              </w:r>
            </w:p>
            <w:p w14:paraId="42529ADE" w14:textId="77777777" w:rsidR="00FE3FF5" w:rsidRDefault="00FE3FF5" w:rsidP="00FE3FF5">
              <w:pPr>
                <w:pStyle w:val="Bibliografa"/>
                <w:ind w:left="720" w:hanging="720"/>
                <w:rPr>
                  <w:noProof/>
                </w:rPr>
              </w:pPr>
              <w:r>
                <w:rPr>
                  <w:noProof/>
                </w:rPr>
                <w:t xml:space="preserve">IMS Global. (2003). </w:t>
              </w:r>
              <w:r>
                <w:rPr>
                  <w:i/>
                  <w:iCs/>
                  <w:noProof/>
                </w:rPr>
                <w:t>https://www.imsglobal.org</w:t>
              </w:r>
              <w:r>
                <w:rPr>
                  <w:noProof/>
                </w:rPr>
                <w:t>. Obtenido de https://www.imsglobal.org/learningdesign/ldv1p0/imsld_bestv1p0.html</w:t>
              </w:r>
            </w:p>
            <w:p w14:paraId="760C0206" w14:textId="77777777" w:rsidR="00FE3FF5" w:rsidRDefault="00FE3FF5" w:rsidP="00FE3FF5">
              <w:pPr>
                <w:pStyle w:val="Bibliografa"/>
                <w:ind w:left="720" w:hanging="720"/>
                <w:rPr>
                  <w:noProof/>
                </w:rPr>
              </w:pPr>
              <w:r>
                <w:rPr>
                  <w:noProof/>
                </w:rPr>
                <w:t xml:space="preserve">Isescom. (2013). </w:t>
              </w:r>
              <w:r>
                <w:rPr>
                  <w:i/>
                  <w:iCs/>
                  <w:noProof/>
                </w:rPr>
                <w:t>Isescom</w:t>
              </w:r>
              <w:r>
                <w:rPr>
                  <w:noProof/>
                </w:rPr>
                <w:t>. Obtenido de Isescom: http://isescom.blogspot.cl/2013/08/desarrollo-en-cascada-vs-desarrollo.html</w:t>
              </w:r>
            </w:p>
            <w:p w14:paraId="45B6960B" w14:textId="77777777" w:rsidR="00FE3FF5" w:rsidRDefault="00FE3FF5" w:rsidP="00FE3FF5">
              <w:pPr>
                <w:pStyle w:val="Bibliografa"/>
                <w:ind w:left="720" w:hanging="720"/>
                <w:rPr>
                  <w:noProof/>
                </w:rPr>
              </w:pPr>
              <w:r>
                <w:rPr>
                  <w:noProof/>
                </w:rPr>
                <w:t xml:space="preserve">Laravel. (2016). </w:t>
              </w:r>
              <w:r>
                <w:rPr>
                  <w:i/>
                  <w:iCs/>
                  <w:noProof/>
                </w:rPr>
                <w:t>v</w:t>
              </w:r>
              <w:r>
                <w:rPr>
                  <w:noProof/>
                </w:rPr>
                <w:t>. Obtenido de www.laravel.com</w:t>
              </w:r>
            </w:p>
            <w:p w14:paraId="08A6F333" w14:textId="77777777" w:rsidR="00FE3FF5" w:rsidRDefault="00FE3FF5" w:rsidP="00FE3FF5">
              <w:pPr>
                <w:pStyle w:val="Bibliografa"/>
                <w:ind w:left="720" w:hanging="720"/>
                <w:rPr>
                  <w:noProof/>
                </w:rPr>
              </w:pPr>
              <w:r>
                <w:rPr>
                  <w:noProof/>
                </w:rPr>
                <w:t xml:space="preserve">Ministerio de Educación. (2015). </w:t>
              </w:r>
              <w:r>
                <w:rPr>
                  <w:i/>
                  <w:iCs/>
                  <w:noProof/>
                </w:rPr>
                <w:t>Mi Futuro</w:t>
              </w:r>
              <w:r>
                <w:rPr>
                  <w:noProof/>
                </w:rPr>
                <w:t>. Obtenido de www.mifuturo.cl</w:t>
              </w:r>
            </w:p>
            <w:p w14:paraId="07CC9EC8" w14:textId="77777777" w:rsidR="00FE3FF5" w:rsidRDefault="00FE3FF5" w:rsidP="00FE3FF5">
              <w:pPr>
                <w:pStyle w:val="Bibliografa"/>
                <w:ind w:left="720" w:hanging="720"/>
                <w:rPr>
                  <w:noProof/>
                </w:rPr>
              </w:pPr>
              <w:r>
                <w:rPr>
                  <w:noProof/>
                </w:rPr>
                <w:t xml:space="preserve">mtholyoke.edu. (2011). </w:t>
              </w:r>
              <w:r>
                <w:rPr>
                  <w:i/>
                  <w:iCs/>
                  <w:noProof/>
                </w:rPr>
                <w:t>How Computer Science Advances Other Disciplines</w:t>
              </w:r>
              <w:r>
                <w:rPr>
                  <w:noProof/>
                </w:rPr>
                <w:t>. Obtenido de https://www.mtholyoke.edu/~blerner/Applications.html</w:t>
              </w:r>
            </w:p>
            <w:p w14:paraId="4FF41B6C" w14:textId="77777777" w:rsidR="00FE3FF5" w:rsidRDefault="00FE3FF5" w:rsidP="00FE3FF5">
              <w:pPr>
                <w:pStyle w:val="Bibliografa"/>
                <w:ind w:left="720" w:hanging="720"/>
                <w:rPr>
                  <w:noProof/>
                </w:rPr>
              </w:pPr>
              <w:r>
                <w:rPr>
                  <w:noProof/>
                </w:rPr>
                <w:t>MySQL, Oracle. (s.f.). Obtenido de https://www.mysql.com/</w:t>
              </w:r>
            </w:p>
            <w:p w14:paraId="62CCE3FC" w14:textId="77777777" w:rsidR="00FE3FF5" w:rsidRDefault="00FE3FF5" w:rsidP="00FE3FF5">
              <w:pPr>
                <w:pStyle w:val="Bibliografa"/>
                <w:ind w:left="720" w:hanging="720"/>
                <w:rPr>
                  <w:noProof/>
                </w:rPr>
              </w:pPr>
              <w:r>
                <w:rPr>
                  <w:noProof/>
                </w:rPr>
                <w:t xml:space="preserve">Oracle. (2013). </w:t>
              </w:r>
              <w:r>
                <w:rPr>
                  <w:i/>
                  <w:iCs/>
                  <w:noProof/>
                </w:rPr>
                <w:t>5 Reasons to Consider SaaS.</w:t>
              </w:r>
              <w:r>
                <w:rPr>
                  <w:noProof/>
                </w:rPr>
                <w:t xml:space="preserve"> </w:t>
              </w:r>
            </w:p>
            <w:p w14:paraId="69532E02" w14:textId="77777777" w:rsidR="00FE3FF5" w:rsidRDefault="00FE3FF5" w:rsidP="00FE3FF5">
              <w:pPr>
                <w:pStyle w:val="Bibliografa"/>
                <w:ind w:left="720" w:hanging="720"/>
                <w:rPr>
                  <w:noProof/>
                </w:rPr>
              </w:pPr>
              <w:r>
                <w:rPr>
                  <w:noProof/>
                </w:rPr>
                <w:t>PHPUnit. (s.f.). Obtenido de https://phpunit.de/</w:t>
              </w:r>
            </w:p>
            <w:p w14:paraId="3718FF68" w14:textId="77777777" w:rsidR="00FE3FF5" w:rsidRDefault="00FE3FF5" w:rsidP="00FE3FF5">
              <w:pPr>
                <w:pStyle w:val="Bibliografa"/>
                <w:ind w:left="720" w:hanging="720"/>
                <w:rPr>
                  <w:noProof/>
                </w:rPr>
              </w:pPr>
              <w:r>
                <w:rPr>
                  <w:noProof/>
                </w:rPr>
                <w:t xml:space="preserve">Sublime Text. (2016). </w:t>
              </w:r>
              <w:r>
                <w:rPr>
                  <w:i/>
                  <w:iCs/>
                  <w:noProof/>
                </w:rPr>
                <w:t>www.sublimetext.com</w:t>
              </w:r>
              <w:r>
                <w:rPr>
                  <w:noProof/>
                </w:rPr>
                <w:t>. Obtenido de www.sublimetext.com</w:t>
              </w:r>
            </w:p>
            <w:p w14:paraId="550B1C36" w14:textId="77777777" w:rsidR="00FE3FF5" w:rsidRDefault="00FE3FF5" w:rsidP="00FE3FF5">
              <w:pPr>
                <w:pStyle w:val="Bibliografa"/>
                <w:ind w:left="720" w:hanging="720"/>
                <w:rPr>
                  <w:noProof/>
                </w:rPr>
              </w:pPr>
              <w:r>
                <w:rPr>
                  <w:noProof/>
                </w:rPr>
                <w:t xml:space="preserve">The CSTA Standards Task Force. (2011). </w:t>
              </w:r>
              <w:r>
                <w:rPr>
                  <w:i/>
                  <w:iCs/>
                  <w:noProof/>
                </w:rPr>
                <w:t>K–12 Computer Science Standards.</w:t>
              </w:r>
              <w:r>
                <w:rPr>
                  <w:noProof/>
                </w:rPr>
                <w:t xml:space="preserve"> </w:t>
              </w:r>
            </w:p>
            <w:p w14:paraId="26461EE2" w14:textId="77777777" w:rsidR="00FE3FF5" w:rsidRDefault="00FE3FF5" w:rsidP="00FE3FF5">
              <w:pPr>
                <w:pStyle w:val="Bibliografa"/>
                <w:ind w:left="720" w:hanging="720"/>
                <w:rPr>
                  <w:noProof/>
                </w:rPr>
              </w:pPr>
              <w:r>
                <w:rPr>
                  <w:noProof/>
                </w:rPr>
                <w:t xml:space="preserve">Unab. (2015). </w:t>
              </w:r>
              <w:r>
                <w:rPr>
                  <w:i/>
                  <w:iCs/>
                  <w:noProof/>
                </w:rPr>
                <w:t>Asignatura Testing y Calidad.</w:t>
              </w:r>
              <w:r>
                <w:rPr>
                  <w:noProof/>
                </w:rPr>
                <w:t xml:space="preserve"> Viña del Mar.</w:t>
              </w:r>
            </w:p>
            <w:p w14:paraId="6B1B80B7" w14:textId="77777777" w:rsidR="00FE3FF5" w:rsidRDefault="00FE3FF5" w:rsidP="00FE3FF5">
              <w:pPr>
                <w:pStyle w:val="Bibliografa"/>
                <w:ind w:left="720" w:hanging="720"/>
                <w:rPr>
                  <w:noProof/>
                </w:rPr>
              </w:pPr>
              <w:r>
                <w:rPr>
                  <w:noProof/>
                </w:rPr>
                <w:t>Unified Process, IBM. (s.f.). Obtenido de https://www.ibm.com/developerworks/rational/library/content/03July/1000/1251/1251_bestpractices_TP026B.pdf</w:t>
              </w:r>
            </w:p>
            <w:p w14:paraId="1925EAAA" w14:textId="77777777" w:rsidR="00FE3FF5" w:rsidRDefault="00FE3FF5" w:rsidP="00FE3FF5">
              <w:pPr>
                <w:pStyle w:val="Bibliografa"/>
                <w:ind w:left="720" w:hanging="720"/>
                <w:rPr>
                  <w:noProof/>
                </w:rPr>
              </w:pPr>
              <w:r>
                <w:rPr>
                  <w:noProof/>
                </w:rPr>
                <w:t xml:space="preserve">Weizmann Institute of Science. (2010). </w:t>
              </w:r>
              <w:r>
                <w:rPr>
                  <w:i/>
                  <w:iCs/>
                  <w:noProof/>
                </w:rPr>
                <w:t>Learning Computer Science Concepts with Scratch.</w:t>
              </w:r>
              <w:r>
                <w:rPr>
                  <w:noProof/>
                </w:rPr>
                <w:t xml:space="preserve"> </w:t>
              </w:r>
            </w:p>
            <w:p w14:paraId="357F1ADB" w14:textId="28A6584F" w:rsidR="003030C3" w:rsidRPr="002C2A76" w:rsidRDefault="003030C3">
              <w:pPr>
                <w:pPrChange w:id="1310" w:author="Javier Ebers" w:date="2016-04-19T21:00:00Z">
                  <w:pPr>
                    <w:jc w:val="center"/>
                  </w:pPr>
                </w:pPrChange>
              </w:pPr>
              <w:ins w:id="1311" w:author="Javier Ebers" w:date="2016-04-19T21:01:00Z">
                <w:r>
                  <w:rPr>
                    <w:b/>
                    <w:bCs/>
                  </w:rPr>
                  <w:lastRenderedPageBreak/>
                  <w:fldChar w:fldCharType="end"/>
                </w:r>
              </w:ins>
            </w:p>
            <w:customXmlInsRangeStart w:id="1312" w:author="Javier Ebers" w:date="2016-04-19T21:01:00Z"/>
          </w:sdtContent>
        </w:sdt>
        <w:customXmlInsRangeEnd w:id="1312"/>
        <w:customXmlInsRangeStart w:id="1313" w:author="Javier Ebers" w:date="2016-04-19T21:01:00Z"/>
      </w:sdtContent>
    </w:sdt>
    <w:customXmlInsRangeEnd w:id="1313"/>
    <w:sectPr w:rsidR="003030C3" w:rsidRPr="002C2A76" w:rsidSect="007124FA">
      <w:footerReference w:type="default" r:id="rId38"/>
      <w:pgSz w:w="12240" w:h="15840"/>
      <w:pgMar w:top="1417" w:right="1701" w:bottom="1417" w:left="1701" w:header="708" w:footer="708" w:gutter="0"/>
      <w:cols w:space="708"/>
      <w:titlePg/>
      <w:docGrid w:linePitch="360"/>
      <w:sectPrChange w:id="1319" w:author="Javier Ebers" w:date="2016-04-20T22:38:00Z">
        <w:sectPr w:rsidR="003030C3" w:rsidRPr="002C2A76" w:rsidSect="007124FA">
          <w:pgMar w:top="1417" w:right="1701" w:bottom="1417" w:left="1701" w:header="708" w:footer="708" w:gutter="0"/>
          <w:titlePg w:val="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7" w:author="Juan Felipe Calderon Maureira" w:date="2016-04-07T14:09:00Z" w:initials="JFCM">
    <w:p w14:paraId="6DEAB57C" w14:textId="77777777" w:rsidR="009267D4" w:rsidRDefault="009267D4">
      <w:pPr>
        <w:pStyle w:val="Textocomentario"/>
      </w:pPr>
      <w:r>
        <w:rPr>
          <w:rStyle w:val="Refdecomentario"/>
        </w:rPr>
        <w:annotationRef/>
      </w:r>
    </w:p>
  </w:comment>
  <w:comment w:id="95" w:author="Juan Felipe Calderon Maureira" w:date="2016-04-07T14:10:00Z" w:initials="JFCM">
    <w:p w14:paraId="604139DA" w14:textId="77777777" w:rsidR="009267D4" w:rsidRDefault="009267D4">
      <w:pPr>
        <w:pStyle w:val="Textocomentario"/>
      </w:pPr>
      <w:r>
        <w:rPr>
          <w:rStyle w:val="Refdecomentario"/>
        </w:rPr>
        <w:annotationRef/>
      </w:r>
      <w:r>
        <w:t>Referencias</w:t>
      </w:r>
    </w:p>
  </w:comment>
  <w:comment w:id="84" w:author="Juan Felipe Calderon Maureira" w:date="2016-04-07T14:09:00Z" w:initials="JFCM">
    <w:p w14:paraId="415537F0" w14:textId="77777777" w:rsidR="009267D4" w:rsidRDefault="009267D4">
      <w:pPr>
        <w:pStyle w:val="Textocomentario"/>
      </w:pPr>
      <w:r>
        <w:rPr>
          <w:rStyle w:val="Refdecomentario"/>
        </w:rPr>
        <w:annotationRef/>
      </w:r>
      <w:r>
        <w:t>Revisar verbosidad</w:t>
      </w:r>
    </w:p>
    <w:p w14:paraId="7D4FC08F" w14:textId="77777777" w:rsidR="009267D4" w:rsidRDefault="009267D4">
      <w:pPr>
        <w:pStyle w:val="Textocomentario"/>
      </w:pPr>
    </w:p>
  </w:comment>
  <w:comment w:id="129" w:author="Juan Felipe Calderon Maureira" w:date="2016-04-07T14:16:00Z" w:initials="JFCM">
    <w:p w14:paraId="779B2E00" w14:textId="77777777" w:rsidR="009267D4" w:rsidRDefault="009267D4">
      <w:pPr>
        <w:pStyle w:val="Textocomentario"/>
      </w:pPr>
      <w:r>
        <w:rPr>
          <w:rStyle w:val="Refdecomentario"/>
        </w:rPr>
        <w:annotationRef/>
      </w:r>
      <w:r>
        <w:t>Justificarlo, referencias</w:t>
      </w:r>
    </w:p>
  </w:comment>
  <w:comment w:id="145" w:author="Juan Felipe Calderon Maureira" w:date="2016-04-07T14:21:00Z" w:initials="JFCM">
    <w:p w14:paraId="1740A02D" w14:textId="77777777" w:rsidR="009267D4" w:rsidRDefault="009267D4">
      <w:pPr>
        <w:pStyle w:val="Textocomentario"/>
      </w:pPr>
      <w:r>
        <w:rPr>
          <w:rStyle w:val="Refdecomentario"/>
        </w:rPr>
        <w:annotationRef/>
      </w:r>
      <w:r>
        <w:t>BIEN, referencia</w:t>
      </w:r>
    </w:p>
  </w:comment>
  <w:comment w:id="176" w:author="Juan Felipe Calderon Maureira" w:date="2016-04-07T14:22:00Z" w:initials="JFCM">
    <w:p w14:paraId="254DA0A9" w14:textId="77777777" w:rsidR="009267D4" w:rsidRDefault="009267D4">
      <w:pPr>
        <w:pStyle w:val="Textocomentario"/>
      </w:pPr>
      <w:r>
        <w:rPr>
          <w:rStyle w:val="Refdecomentario"/>
        </w:rPr>
        <w:annotationRef/>
      </w:r>
      <w:r>
        <w:t>ESESNCIAL</w:t>
      </w:r>
    </w:p>
  </w:comment>
  <w:comment w:id="177" w:author="Juan Felipe Calderon Maureira" w:date="2016-04-07T14:26:00Z" w:initials="JFCM">
    <w:p w14:paraId="2E1943B8" w14:textId="77777777" w:rsidR="009267D4" w:rsidRDefault="009267D4">
      <w:pPr>
        <w:pStyle w:val="Textocomentario"/>
      </w:pPr>
      <w:r>
        <w:rPr>
          <w:rStyle w:val="Refdecomentario"/>
        </w:rPr>
        <w:annotationRef/>
      </w:r>
      <w:r>
        <w:t>Por qué ¿</w:t>
      </w:r>
    </w:p>
    <w:p w14:paraId="1A47B8E5" w14:textId="77777777" w:rsidR="009267D4" w:rsidRDefault="009267D4">
      <w:pPr>
        <w:pStyle w:val="Textocomentario"/>
      </w:pPr>
    </w:p>
  </w:comment>
  <w:comment w:id="249" w:author="Juan Felipe Calderon Maureira" w:date="2016-04-07T14:33:00Z" w:initials="JFCM">
    <w:p w14:paraId="4C8CF4DE" w14:textId="77777777" w:rsidR="009267D4" w:rsidRDefault="009267D4">
      <w:pPr>
        <w:pStyle w:val="Textocomentario"/>
      </w:pPr>
      <w:r>
        <w:rPr>
          <w:rStyle w:val="Refdecomentario"/>
        </w:rPr>
        <w:annotationRef/>
      </w:r>
      <w:r>
        <w:t>Las alternativas, colocarlas como tabla. Con ejemplos.</w:t>
      </w:r>
    </w:p>
  </w:comment>
  <w:comment w:id="396" w:author="Juan Felipe Calderon Maureira" w:date="2016-04-18T17:35:00Z" w:initials="JFCM">
    <w:p w14:paraId="76EB8053" w14:textId="3A15E580" w:rsidR="009267D4" w:rsidRDefault="009267D4">
      <w:pPr>
        <w:pStyle w:val="Textocomentario"/>
      </w:pPr>
      <w:r>
        <w:rPr>
          <w:rStyle w:val="Refdecomentario"/>
        </w:rPr>
        <w:annotationRef/>
      </w:r>
      <w:r>
        <w:t>Definir bien los navegadores.</w:t>
      </w:r>
    </w:p>
  </w:comment>
  <w:comment w:id="644" w:author="Juan Felipe Calderon Maureira" w:date="2016-04-18T17:37:00Z" w:initials="JFCM">
    <w:p w14:paraId="7512282D" w14:textId="52014E22" w:rsidR="009267D4" w:rsidRDefault="009267D4">
      <w:pPr>
        <w:pStyle w:val="Textocomentario"/>
      </w:pPr>
      <w:r>
        <w:rPr>
          <w:rStyle w:val="Refdecomentario"/>
        </w:rPr>
        <w:annotationRef/>
      </w:r>
      <w:r>
        <w:t>Referencia, colocar con mayusculas</w:t>
      </w:r>
    </w:p>
  </w:comment>
  <w:comment w:id="676" w:author="Juan Felipe Calderon Maureira" w:date="2016-04-13T12:37:00Z" w:initials="JFCM">
    <w:p w14:paraId="79AB97F7" w14:textId="573EB85C" w:rsidR="009267D4" w:rsidRDefault="009267D4">
      <w:pPr>
        <w:pStyle w:val="Textocomentario"/>
      </w:pPr>
      <w:r>
        <w:rPr>
          <w:rStyle w:val="Refdecomentario"/>
        </w:rPr>
        <w:annotationRef/>
      </w:r>
      <w:r>
        <w:t xml:space="preserve">Homgeneizar términos (oplafarorma ,sistema, alumno, estudiante, profesor, docente, aula, ala de clases. Problema, actividad, tarea </w:t>
      </w:r>
    </w:p>
  </w:comment>
  <w:comment w:id="684" w:author="Juan Felipe Calderon Maureira" w:date="2016-04-07T14:38:00Z" w:initials="JFCM">
    <w:p w14:paraId="43DC543B" w14:textId="77777777" w:rsidR="009267D4" w:rsidRDefault="009267D4" w:rsidP="00DB2A7B">
      <w:pPr>
        <w:pStyle w:val="Textocomentario"/>
      </w:pPr>
      <w:r>
        <w:rPr>
          <w:rStyle w:val="Refdecomentario"/>
        </w:rPr>
        <w:annotationRef/>
      </w:r>
      <w:r>
        <w:t>Justificar eso</w:t>
      </w:r>
    </w:p>
  </w:comment>
  <w:comment w:id="724" w:author="Juan Felipe Calderon Maureira" w:date="2016-04-13T12:23:00Z" w:initials="JFCM">
    <w:p w14:paraId="44C0B54F" w14:textId="77777777" w:rsidR="009267D4" w:rsidRDefault="009267D4" w:rsidP="00DB2A7B">
      <w:pPr>
        <w:pStyle w:val="Textocomentario"/>
      </w:pPr>
      <w:r>
        <w:rPr>
          <w:rStyle w:val="Refdecomentario"/>
        </w:rPr>
        <w:annotationRef/>
      </w:r>
      <w:r>
        <w:t>Por qué queremos esto?</w:t>
      </w:r>
    </w:p>
  </w:comment>
  <w:comment w:id="744" w:author="Juan Felipe Calderon Maureira" w:date="2016-04-07T14:46:00Z" w:initials="JFCM">
    <w:p w14:paraId="5398E17B" w14:textId="77777777" w:rsidR="009267D4" w:rsidRDefault="009267D4" w:rsidP="00DB2A7B">
      <w:pPr>
        <w:pStyle w:val="Textocomentario"/>
      </w:pPr>
      <w:r>
        <w:rPr>
          <w:rStyle w:val="Refdecomentario"/>
        </w:rPr>
        <w:annotationRef/>
      </w:r>
      <w:r>
        <w:t>REVISAR LUNES</w:t>
      </w:r>
    </w:p>
  </w:comment>
  <w:comment w:id="807" w:author="Juan Felipe Calderon Maureira" w:date="2016-04-07T14:38:00Z" w:initials="JFCM">
    <w:p w14:paraId="569AD405" w14:textId="77777777" w:rsidR="009267D4" w:rsidRDefault="009267D4">
      <w:pPr>
        <w:pStyle w:val="Textocomentario"/>
      </w:pPr>
      <w:r>
        <w:rPr>
          <w:rStyle w:val="Refdecomentario"/>
        </w:rPr>
        <w:annotationRef/>
      </w:r>
      <w:r>
        <w:t>Justificar eso</w:t>
      </w:r>
    </w:p>
  </w:comment>
  <w:comment w:id="814" w:author="Juan Felipe Calderon Maureira" w:date="2016-04-07T14:38:00Z" w:initials="JFCM">
    <w:p w14:paraId="0CC4A8D3" w14:textId="77777777" w:rsidR="009267D4" w:rsidRDefault="009267D4">
      <w:pPr>
        <w:pStyle w:val="Textocomentario"/>
      </w:pPr>
      <w:r>
        <w:rPr>
          <w:rStyle w:val="Refdecomentario"/>
        </w:rPr>
        <w:annotationRef/>
      </w:r>
      <w:r>
        <w:t>Pero si tienen DOS y atari, no se puede</w:t>
      </w:r>
    </w:p>
  </w:comment>
  <w:comment w:id="854" w:author="Juan Felipe Calderon Maureira" w:date="2016-04-07T14:51:00Z" w:initials="JFCM">
    <w:p w14:paraId="1BECFF7E" w14:textId="77777777" w:rsidR="009267D4" w:rsidRDefault="009267D4">
      <w:pPr>
        <w:pStyle w:val="Textocomentario"/>
      </w:pPr>
      <w:r>
        <w:rPr>
          <w:rStyle w:val="Refdecomentario"/>
        </w:rPr>
        <w:annotationRef/>
      </w:r>
      <w:r>
        <w:t>Requisito</w:t>
      </w:r>
    </w:p>
  </w:comment>
  <w:comment w:id="952" w:author="Juan Felipe Calderon Maureira" w:date="2016-04-07T14:52:00Z" w:initials="JFCM">
    <w:p w14:paraId="6E123E3E" w14:textId="77777777" w:rsidR="009267D4" w:rsidRDefault="009267D4">
      <w:pPr>
        <w:pStyle w:val="Textocomentario"/>
      </w:pPr>
      <w:r>
        <w:rPr>
          <w:rStyle w:val="Refdecomentario"/>
        </w:rPr>
        <w:annotationRef/>
      </w:r>
      <w:r>
        <w:t xml:space="preserve">Por qué no se van a cambiar los requisitos? Qué requisitos se definen en la planifcación </w:t>
      </w:r>
    </w:p>
  </w:comment>
  <w:comment w:id="960" w:author="Juan Felipe Calderon Maureira" w:date="2016-04-07T14:51:00Z" w:initials="JFCM">
    <w:p w14:paraId="4CEAB693" w14:textId="77777777" w:rsidR="009267D4" w:rsidRDefault="009267D4">
      <w:pPr>
        <w:pStyle w:val="Textocomentario"/>
      </w:pPr>
      <w:r>
        <w:rPr>
          <w:rStyle w:val="Refdecomentario"/>
        </w:rPr>
        <w:annotationRef/>
      </w:r>
      <w:r>
        <w:t>FUENTE</w:t>
      </w:r>
    </w:p>
  </w:comment>
  <w:comment w:id="1074" w:author="Juan Felipe Calderon Maureira" w:date="2016-05-12T16:51:00Z" w:initials="JFCM">
    <w:p w14:paraId="78098DDB" w14:textId="476ACCCA" w:rsidR="009267D4" w:rsidRDefault="009267D4">
      <w:pPr>
        <w:pStyle w:val="Textocomentario"/>
      </w:pPr>
      <w:r>
        <w:rPr>
          <w:rStyle w:val="Refdecomentario"/>
        </w:rPr>
        <w:annotationRef/>
      </w:r>
      <w:r>
        <w:t>REferencias</w:t>
      </w:r>
    </w:p>
  </w:comment>
  <w:comment w:id="1072" w:author="Juan Felipe Calderon Maureira" w:date="2016-05-12T16:53:00Z" w:initials="JFCM">
    <w:p w14:paraId="02734CFE" w14:textId="15738816" w:rsidR="009267D4" w:rsidRDefault="009267D4">
      <w:pPr>
        <w:pStyle w:val="Textocomentario"/>
      </w:pPr>
      <w:r>
        <w:rPr>
          <w:rStyle w:val="Refdecomentario"/>
        </w:rPr>
        <w:annotationRef/>
      </w:r>
      <w:r>
        <w:t xml:space="preserve">Métricas de proyecto y producto: productividad, eficiencia en codificación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EAB57C" w15:done="0"/>
  <w15:commentEx w15:paraId="604139DA" w15:done="0"/>
  <w15:commentEx w15:paraId="7D4FC08F" w15:done="0"/>
  <w15:commentEx w15:paraId="779B2E00" w15:done="0"/>
  <w15:commentEx w15:paraId="1740A02D" w15:done="0"/>
  <w15:commentEx w15:paraId="254DA0A9" w15:done="0"/>
  <w15:commentEx w15:paraId="1A47B8E5" w15:done="0"/>
  <w15:commentEx w15:paraId="4C8CF4DE" w15:done="0"/>
  <w15:commentEx w15:paraId="76EB8053" w15:done="0"/>
  <w15:commentEx w15:paraId="7512282D" w15:done="0"/>
  <w15:commentEx w15:paraId="79AB97F7" w15:done="0"/>
  <w15:commentEx w15:paraId="43DC543B" w15:done="0"/>
  <w15:commentEx w15:paraId="44C0B54F" w15:done="0"/>
  <w15:commentEx w15:paraId="5398E17B" w15:done="0"/>
  <w15:commentEx w15:paraId="569AD405" w15:done="0"/>
  <w15:commentEx w15:paraId="0CC4A8D3" w15:done="0"/>
  <w15:commentEx w15:paraId="1BECFF7E" w15:done="0"/>
  <w15:commentEx w15:paraId="6E123E3E" w15:done="0"/>
  <w15:commentEx w15:paraId="4CEAB693" w15:done="0"/>
  <w15:commentEx w15:paraId="78098DDB" w15:done="0"/>
  <w15:commentEx w15:paraId="02734C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FC768" w14:textId="77777777" w:rsidR="008F60B8" w:rsidRDefault="008F60B8" w:rsidP="007124FA">
      <w:pPr>
        <w:spacing w:after="0" w:line="240" w:lineRule="auto"/>
      </w:pPr>
      <w:r>
        <w:separator/>
      </w:r>
    </w:p>
  </w:endnote>
  <w:endnote w:type="continuationSeparator" w:id="0">
    <w:p w14:paraId="2E89189A" w14:textId="77777777" w:rsidR="008F60B8" w:rsidRDefault="008F60B8" w:rsidP="00712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314" w:author="Javier Ebers" w:date="2016-04-20T22:37:00Z"/>
  <w:sdt>
    <w:sdtPr>
      <w:id w:val="-1414011994"/>
      <w:docPartObj>
        <w:docPartGallery w:val="Page Numbers (Bottom of Page)"/>
        <w:docPartUnique/>
      </w:docPartObj>
    </w:sdtPr>
    <w:sdtEndPr/>
    <w:sdtContent>
      <w:customXmlInsRangeEnd w:id="1314"/>
      <w:p w14:paraId="2059BC16" w14:textId="3ECBD56F" w:rsidR="009267D4" w:rsidRDefault="009267D4">
        <w:pPr>
          <w:pStyle w:val="Piedepgina"/>
          <w:jc w:val="right"/>
          <w:rPr>
            <w:ins w:id="1315" w:author="Javier Ebers" w:date="2016-04-20T22:37:00Z"/>
          </w:rPr>
        </w:pPr>
        <w:ins w:id="1316" w:author="Javier Ebers" w:date="2016-04-20T22:37:00Z">
          <w:r>
            <w:fldChar w:fldCharType="begin"/>
          </w:r>
          <w:r>
            <w:instrText>PAGE   \* MERGEFORMAT</w:instrText>
          </w:r>
          <w:r>
            <w:fldChar w:fldCharType="separate"/>
          </w:r>
        </w:ins>
        <w:r w:rsidR="00BC13F6" w:rsidRPr="00BC13F6">
          <w:rPr>
            <w:noProof/>
            <w:lang w:val="es-ES"/>
          </w:rPr>
          <w:t>19</w:t>
        </w:r>
        <w:ins w:id="1317" w:author="Javier Ebers" w:date="2016-04-20T22:37:00Z">
          <w:r>
            <w:fldChar w:fldCharType="end"/>
          </w:r>
        </w:ins>
      </w:p>
      <w:customXmlInsRangeStart w:id="1318" w:author="Javier Ebers" w:date="2016-04-20T22:37:00Z"/>
    </w:sdtContent>
  </w:sdt>
  <w:customXmlInsRangeEnd w:id="1318"/>
  <w:p w14:paraId="2037B3F8" w14:textId="77777777" w:rsidR="009267D4" w:rsidRDefault="009267D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D6BA35" w14:textId="77777777" w:rsidR="008F60B8" w:rsidRDefault="008F60B8" w:rsidP="007124FA">
      <w:pPr>
        <w:spacing w:after="0" w:line="240" w:lineRule="auto"/>
      </w:pPr>
      <w:r>
        <w:separator/>
      </w:r>
    </w:p>
  </w:footnote>
  <w:footnote w:type="continuationSeparator" w:id="0">
    <w:p w14:paraId="2B3CCCCC" w14:textId="77777777" w:rsidR="008F60B8" w:rsidRDefault="008F60B8" w:rsidP="007124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32E9D"/>
    <w:multiLevelType w:val="hybridMultilevel"/>
    <w:tmpl w:val="0256DE60"/>
    <w:lvl w:ilvl="0" w:tplc="7A86E00A">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D1449B3"/>
    <w:multiLevelType w:val="hybridMultilevel"/>
    <w:tmpl w:val="16A07C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1EE61698"/>
    <w:multiLevelType w:val="hybridMultilevel"/>
    <w:tmpl w:val="394ECE12"/>
    <w:lvl w:ilvl="0" w:tplc="95BCB674">
      <w:numFmt w:val="bullet"/>
      <w:lvlText w:val="-"/>
      <w:lvlJc w:val="left"/>
      <w:pPr>
        <w:ind w:left="720" w:hanging="360"/>
      </w:pPr>
      <w:rPr>
        <w:rFonts w:ascii="Bookman Old Style" w:eastAsiaTheme="minorHAnsi" w:hAnsi="Bookman Old Styl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FE644D7"/>
    <w:multiLevelType w:val="hybridMultilevel"/>
    <w:tmpl w:val="7F2E8BB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4AB82A04"/>
    <w:multiLevelType w:val="hybridMultilevel"/>
    <w:tmpl w:val="32E4C912"/>
    <w:lvl w:ilvl="0" w:tplc="7A86E00A">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56FC4EFD"/>
    <w:multiLevelType w:val="hybridMultilevel"/>
    <w:tmpl w:val="A1E8BF96"/>
    <w:lvl w:ilvl="0" w:tplc="72128AB4">
      <w:start w:val="1"/>
      <w:numFmt w:val="decimal"/>
      <w:lvlText w:val="%1."/>
      <w:lvlJc w:val="left"/>
      <w:pPr>
        <w:ind w:left="720" w:hanging="360"/>
      </w:pPr>
      <w:rPr>
        <w:rFonts w:hint="default"/>
      </w:rPr>
    </w:lvl>
    <w:lvl w:ilvl="1" w:tplc="A48AF37E">
      <w:start w:val="1"/>
      <w:numFmt w:val="decimal"/>
      <w:lvlText w:val="%2.1"/>
      <w:lvlJc w:val="left"/>
      <w:pPr>
        <w:ind w:left="1440" w:hanging="360"/>
      </w:pPr>
      <w:rPr>
        <w:rFonts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5FBE554A"/>
    <w:multiLevelType w:val="hybridMultilevel"/>
    <w:tmpl w:val="7DA48F92"/>
    <w:lvl w:ilvl="0" w:tplc="7A86E00A">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672F414F"/>
    <w:multiLevelType w:val="hybridMultilevel"/>
    <w:tmpl w:val="6CD804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67492407"/>
    <w:multiLevelType w:val="hybridMultilevel"/>
    <w:tmpl w:val="65F49B62"/>
    <w:lvl w:ilvl="0" w:tplc="7A86E00A">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750506C1"/>
    <w:multiLevelType w:val="hybridMultilevel"/>
    <w:tmpl w:val="A3265906"/>
    <w:lvl w:ilvl="0" w:tplc="7A86E00A">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7A781DEE"/>
    <w:multiLevelType w:val="hybridMultilevel"/>
    <w:tmpl w:val="BF7CB29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7F5238B0"/>
    <w:multiLevelType w:val="hybridMultilevel"/>
    <w:tmpl w:val="E1C6212E"/>
    <w:lvl w:ilvl="0" w:tplc="7A86E00A">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10"/>
  </w:num>
  <w:num w:numId="5">
    <w:abstractNumId w:val="3"/>
  </w:num>
  <w:num w:numId="6">
    <w:abstractNumId w:val="5"/>
  </w:num>
  <w:num w:numId="7">
    <w:abstractNumId w:val="11"/>
  </w:num>
  <w:num w:numId="8">
    <w:abstractNumId w:val="0"/>
  </w:num>
  <w:num w:numId="9">
    <w:abstractNumId w:val="1"/>
  </w:num>
  <w:num w:numId="10">
    <w:abstractNumId w:val="9"/>
  </w:num>
  <w:num w:numId="11">
    <w:abstractNumId w:val="6"/>
  </w:num>
  <w:num w:numId="12">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vier Ebers">
    <w15:presenceInfo w15:providerId="Windows Live" w15:userId="69fdc9de01ba11ab"/>
  </w15:person>
  <w15:person w15:author="alumno">
    <w15:presenceInfo w15:providerId="None" w15:userId="alumno"/>
  </w15:person>
  <w15:person w15:author="Juan Felipe Calderon Maureira">
    <w15:presenceInfo w15:providerId="AD" w15:userId="S-1-5-21-993326457-1990213774-629508014-43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425"/>
    <w:rsid w:val="00035DA9"/>
    <w:rsid w:val="0004702B"/>
    <w:rsid w:val="0005294B"/>
    <w:rsid w:val="00053323"/>
    <w:rsid w:val="00061C31"/>
    <w:rsid w:val="000715D2"/>
    <w:rsid w:val="000808DD"/>
    <w:rsid w:val="000857E4"/>
    <w:rsid w:val="0009279B"/>
    <w:rsid w:val="00092FF7"/>
    <w:rsid w:val="000A16C9"/>
    <w:rsid w:val="000A4A4B"/>
    <w:rsid w:val="000D20CA"/>
    <w:rsid w:val="000D2A49"/>
    <w:rsid w:val="000E1E49"/>
    <w:rsid w:val="000E475A"/>
    <w:rsid w:val="000F4A4C"/>
    <w:rsid w:val="000F5A43"/>
    <w:rsid w:val="000F7D35"/>
    <w:rsid w:val="001001BF"/>
    <w:rsid w:val="00113EF8"/>
    <w:rsid w:val="001349D6"/>
    <w:rsid w:val="00137A20"/>
    <w:rsid w:val="00157042"/>
    <w:rsid w:val="001610FF"/>
    <w:rsid w:val="001669A9"/>
    <w:rsid w:val="001765FA"/>
    <w:rsid w:val="00176947"/>
    <w:rsid w:val="00182801"/>
    <w:rsid w:val="001A2B11"/>
    <w:rsid w:val="001A4A7C"/>
    <w:rsid w:val="001A6693"/>
    <w:rsid w:val="001C1544"/>
    <w:rsid w:val="001C44D2"/>
    <w:rsid w:val="001D5228"/>
    <w:rsid w:val="001E58E1"/>
    <w:rsid w:val="001E5A74"/>
    <w:rsid w:val="001E7F99"/>
    <w:rsid w:val="001F4195"/>
    <w:rsid w:val="00200C89"/>
    <w:rsid w:val="002379DF"/>
    <w:rsid w:val="00246035"/>
    <w:rsid w:val="0025578A"/>
    <w:rsid w:val="00280F36"/>
    <w:rsid w:val="002826FF"/>
    <w:rsid w:val="0028723A"/>
    <w:rsid w:val="00291248"/>
    <w:rsid w:val="002A4580"/>
    <w:rsid w:val="002B61EA"/>
    <w:rsid w:val="002C2A76"/>
    <w:rsid w:val="002C78E9"/>
    <w:rsid w:val="002F0E33"/>
    <w:rsid w:val="002F5C7C"/>
    <w:rsid w:val="002F686E"/>
    <w:rsid w:val="003030C3"/>
    <w:rsid w:val="003314A3"/>
    <w:rsid w:val="00344F4D"/>
    <w:rsid w:val="00351E01"/>
    <w:rsid w:val="003523C4"/>
    <w:rsid w:val="0035339C"/>
    <w:rsid w:val="00353E1D"/>
    <w:rsid w:val="00386ECD"/>
    <w:rsid w:val="003878DC"/>
    <w:rsid w:val="003B2DC5"/>
    <w:rsid w:val="003C1A87"/>
    <w:rsid w:val="003C2819"/>
    <w:rsid w:val="003F16C4"/>
    <w:rsid w:val="003F466E"/>
    <w:rsid w:val="004163BB"/>
    <w:rsid w:val="00416FF7"/>
    <w:rsid w:val="00425BEB"/>
    <w:rsid w:val="00426162"/>
    <w:rsid w:val="004327E0"/>
    <w:rsid w:val="004360CD"/>
    <w:rsid w:val="00440499"/>
    <w:rsid w:val="00443E01"/>
    <w:rsid w:val="00454274"/>
    <w:rsid w:val="004559A4"/>
    <w:rsid w:val="00456B53"/>
    <w:rsid w:val="00473629"/>
    <w:rsid w:val="00482592"/>
    <w:rsid w:val="004904B0"/>
    <w:rsid w:val="00491CF5"/>
    <w:rsid w:val="004A0C6D"/>
    <w:rsid w:val="004B401F"/>
    <w:rsid w:val="004D0BBA"/>
    <w:rsid w:val="004F2126"/>
    <w:rsid w:val="004F670E"/>
    <w:rsid w:val="004F7F4C"/>
    <w:rsid w:val="00530400"/>
    <w:rsid w:val="00531A23"/>
    <w:rsid w:val="00537A14"/>
    <w:rsid w:val="005442B7"/>
    <w:rsid w:val="00545FAE"/>
    <w:rsid w:val="00546425"/>
    <w:rsid w:val="00554082"/>
    <w:rsid w:val="00566973"/>
    <w:rsid w:val="00587661"/>
    <w:rsid w:val="00587726"/>
    <w:rsid w:val="005967B3"/>
    <w:rsid w:val="005B6AA9"/>
    <w:rsid w:val="005C2B11"/>
    <w:rsid w:val="005C4C72"/>
    <w:rsid w:val="005C5840"/>
    <w:rsid w:val="005D3967"/>
    <w:rsid w:val="005D4709"/>
    <w:rsid w:val="005E0E0E"/>
    <w:rsid w:val="005F383C"/>
    <w:rsid w:val="005F3860"/>
    <w:rsid w:val="005F4457"/>
    <w:rsid w:val="00600276"/>
    <w:rsid w:val="006131A9"/>
    <w:rsid w:val="00633951"/>
    <w:rsid w:val="00647821"/>
    <w:rsid w:val="00654872"/>
    <w:rsid w:val="00686B24"/>
    <w:rsid w:val="00692DEB"/>
    <w:rsid w:val="006948AE"/>
    <w:rsid w:val="006C0F2C"/>
    <w:rsid w:val="006F086E"/>
    <w:rsid w:val="00702C78"/>
    <w:rsid w:val="007124FA"/>
    <w:rsid w:val="007207AD"/>
    <w:rsid w:val="00757FC2"/>
    <w:rsid w:val="00775928"/>
    <w:rsid w:val="00793532"/>
    <w:rsid w:val="007A2EDE"/>
    <w:rsid w:val="007A43D2"/>
    <w:rsid w:val="007B34FA"/>
    <w:rsid w:val="007C3B26"/>
    <w:rsid w:val="007E3CE6"/>
    <w:rsid w:val="008002C4"/>
    <w:rsid w:val="00822F4A"/>
    <w:rsid w:val="008317E7"/>
    <w:rsid w:val="008369CD"/>
    <w:rsid w:val="008479AA"/>
    <w:rsid w:val="00850007"/>
    <w:rsid w:val="00850C58"/>
    <w:rsid w:val="008772D1"/>
    <w:rsid w:val="00877AE8"/>
    <w:rsid w:val="0088354A"/>
    <w:rsid w:val="00885E5A"/>
    <w:rsid w:val="00887B1C"/>
    <w:rsid w:val="00895DDA"/>
    <w:rsid w:val="008B023B"/>
    <w:rsid w:val="008B5351"/>
    <w:rsid w:val="008C6322"/>
    <w:rsid w:val="008E08A6"/>
    <w:rsid w:val="008F5244"/>
    <w:rsid w:val="008F60B8"/>
    <w:rsid w:val="00901191"/>
    <w:rsid w:val="009016EE"/>
    <w:rsid w:val="0090713E"/>
    <w:rsid w:val="009113EB"/>
    <w:rsid w:val="0091737F"/>
    <w:rsid w:val="009267D4"/>
    <w:rsid w:val="009319F9"/>
    <w:rsid w:val="0093704D"/>
    <w:rsid w:val="00950C6B"/>
    <w:rsid w:val="00952564"/>
    <w:rsid w:val="00954D2C"/>
    <w:rsid w:val="009A2629"/>
    <w:rsid w:val="009B221D"/>
    <w:rsid w:val="009C6A20"/>
    <w:rsid w:val="009E1C59"/>
    <w:rsid w:val="00A15757"/>
    <w:rsid w:val="00A40B73"/>
    <w:rsid w:val="00A43E14"/>
    <w:rsid w:val="00A45E5E"/>
    <w:rsid w:val="00A4741E"/>
    <w:rsid w:val="00A70E38"/>
    <w:rsid w:val="00A7434E"/>
    <w:rsid w:val="00A822DC"/>
    <w:rsid w:val="00A9014B"/>
    <w:rsid w:val="00AF2772"/>
    <w:rsid w:val="00AF41C8"/>
    <w:rsid w:val="00B12895"/>
    <w:rsid w:val="00B2404A"/>
    <w:rsid w:val="00B24752"/>
    <w:rsid w:val="00B253D3"/>
    <w:rsid w:val="00B2555B"/>
    <w:rsid w:val="00B25BB5"/>
    <w:rsid w:val="00B26972"/>
    <w:rsid w:val="00B52753"/>
    <w:rsid w:val="00B71549"/>
    <w:rsid w:val="00BA797C"/>
    <w:rsid w:val="00BB3D8D"/>
    <w:rsid w:val="00BB63C6"/>
    <w:rsid w:val="00BC13F6"/>
    <w:rsid w:val="00BC764F"/>
    <w:rsid w:val="00BD2A45"/>
    <w:rsid w:val="00BF7E22"/>
    <w:rsid w:val="00C149F3"/>
    <w:rsid w:val="00C22987"/>
    <w:rsid w:val="00C2749E"/>
    <w:rsid w:val="00C40873"/>
    <w:rsid w:val="00C44585"/>
    <w:rsid w:val="00C61DEA"/>
    <w:rsid w:val="00C65F7E"/>
    <w:rsid w:val="00C73015"/>
    <w:rsid w:val="00C8628C"/>
    <w:rsid w:val="00C92A70"/>
    <w:rsid w:val="00C97B10"/>
    <w:rsid w:val="00CA6EE0"/>
    <w:rsid w:val="00CB4DE5"/>
    <w:rsid w:val="00CB79F7"/>
    <w:rsid w:val="00CC002A"/>
    <w:rsid w:val="00CD0A9F"/>
    <w:rsid w:val="00CD484A"/>
    <w:rsid w:val="00CD65BC"/>
    <w:rsid w:val="00CF6801"/>
    <w:rsid w:val="00D02727"/>
    <w:rsid w:val="00D07CBE"/>
    <w:rsid w:val="00D1440C"/>
    <w:rsid w:val="00D3570E"/>
    <w:rsid w:val="00D3634B"/>
    <w:rsid w:val="00D5005E"/>
    <w:rsid w:val="00D50630"/>
    <w:rsid w:val="00D92B91"/>
    <w:rsid w:val="00DA0843"/>
    <w:rsid w:val="00DA16B7"/>
    <w:rsid w:val="00DA19E8"/>
    <w:rsid w:val="00DA4EA9"/>
    <w:rsid w:val="00DB2A7B"/>
    <w:rsid w:val="00DC3E33"/>
    <w:rsid w:val="00DC41E4"/>
    <w:rsid w:val="00DD4B80"/>
    <w:rsid w:val="00DD7BD6"/>
    <w:rsid w:val="00DE4EAD"/>
    <w:rsid w:val="00DE6B99"/>
    <w:rsid w:val="00E020B0"/>
    <w:rsid w:val="00E0563D"/>
    <w:rsid w:val="00E1254A"/>
    <w:rsid w:val="00E12DB3"/>
    <w:rsid w:val="00E143CF"/>
    <w:rsid w:val="00E23973"/>
    <w:rsid w:val="00E30263"/>
    <w:rsid w:val="00E505D9"/>
    <w:rsid w:val="00E53710"/>
    <w:rsid w:val="00E56688"/>
    <w:rsid w:val="00E6415F"/>
    <w:rsid w:val="00E76E0C"/>
    <w:rsid w:val="00E84C43"/>
    <w:rsid w:val="00E90FE3"/>
    <w:rsid w:val="00E96F4B"/>
    <w:rsid w:val="00EA5E1C"/>
    <w:rsid w:val="00EE1286"/>
    <w:rsid w:val="00EE2124"/>
    <w:rsid w:val="00EF0B90"/>
    <w:rsid w:val="00F07126"/>
    <w:rsid w:val="00F07EDE"/>
    <w:rsid w:val="00F11C48"/>
    <w:rsid w:val="00F3090B"/>
    <w:rsid w:val="00F327CC"/>
    <w:rsid w:val="00F463F6"/>
    <w:rsid w:val="00F527CF"/>
    <w:rsid w:val="00F55654"/>
    <w:rsid w:val="00F6426D"/>
    <w:rsid w:val="00F66445"/>
    <w:rsid w:val="00F81179"/>
    <w:rsid w:val="00F8347A"/>
    <w:rsid w:val="00F90E1E"/>
    <w:rsid w:val="00F96A4D"/>
    <w:rsid w:val="00FB499C"/>
    <w:rsid w:val="00FE3C3D"/>
    <w:rsid w:val="00FE3FF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1A51"/>
  <w15:docId w15:val="{D97DCD7D-4696-4A04-B2BA-EFC4D945C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Prrafodelista"/>
    <w:next w:val="Normal"/>
    <w:link w:val="Ttulo1Car"/>
    <w:uiPriority w:val="9"/>
    <w:qFormat/>
    <w:rsid w:val="00952564"/>
    <w:pPr>
      <w:ind w:left="284" w:hanging="284"/>
      <w:outlineLvl w:val="0"/>
    </w:pPr>
    <w:rPr>
      <w:rFonts w:ascii="Bookman Old Style" w:hAnsi="Bookman Old Style"/>
      <w:b/>
      <w:sz w:val="24"/>
      <w:szCs w:val="24"/>
    </w:rPr>
  </w:style>
  <w:style w:type="paragraph" w:styleId="Ttulo2">
    <w:name w:val="heading 2"/>
    <w:basedOn w:val="Normal"/>
    <w:next w:val="Normal"/>
    <w:link w:val="Ttulo2Car"/>
    <w:uiPriority w:val="9"/>
    <w:unhideWhenUsed/>
    <w:qFormat/>
    <w:rsid w:val="004F2126"/>
    <w:pPr>
      <w:outlineLvl w:val="1"/>
    </w:pPr>
    <w:rPr>
      <w:rFonts w:ascii="Bookman Old Style" w:hAnsi="Bookman Old Style"/>
      <w:b/>
      <w:sz w:val="24"/>
      <w:szCs w:val="24"/>
    </w:rPr>
  </w:style>
  <w:style w:type="paragraph" w:styleId="Ttulo6">
    <w:name w:val="heading 6"/>
    <w:basedOn w:val="Normal"/>
    <w:next w:val="Normal"/>
    <w:link w:val="Ttulo6Car"/>
    <w:uiPriority w:val="9"/>
    <w:semiHidden/>
    <w:unhideWhenUsed/>
    <w:qFormat/>
    <w:rsid w:val="00AF2772"/>
    <w:pPr>
      <w:keepNext/>
      <w:keepLines/>
      <w:spacing w:before="40" w:after="0"/>
      <w:outlineLvl w:val="5"/>
    </w:pPr>
    <w:rPr>
      <w:rFonts w:asciiTheme="majorHAnsi" w:eastAsiaTheme="majorEastAsia" w:hAnsiTheme="majorHAnsi" w:cstheme="majorBidi"/>
      <w:color w:val="1F4D78" w:themeColor="accent1" w:themeShade="7F"/>
    </w:rPr>
  </w:style>
  <w:style w:type="paragraph" w:styleId="Ttulo8">
    <w:name w:val="heading 8"/>
    <w:basedOn w:val="Normal"/>
    <w:next w:val="Normal"/>
    <w:link w:val="Ttulo8Car"/>
    <w:uiPriority w:val="9"/>
    <w:semiHidden/>
    <w:unhideWhenUsed/>
    <w:qFormat/>
    <w:rsid w:val="00AF277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54274"/>
    <w:rPr>
      <w:color w:val="0563C1" w:themeColor="hyperlink"/>
      <w:u w:val="single"/>
    </w:rPr>
  </w:style>
  <w:style w:type="paragraph" w:styleId="Prrafodelista">
    <w:name w:val="List Paragraph"/>
    <w:basedOn w:val="Normal"/>
    <w:uiPriority w:val="34"/>
    <w:qFormat/>
    <w:rsid w:val="002A4580"/>
    <w:pPr>
      <w:ind w:left="720"/>
      <w:contextualSpacing/>
    </w:pPr>
  </w:style>
  <w:style w:type="paragraph" w:styleId="Textodeglobo">
    <w:name w:val="Balloon Text"/>
    <w:basedOn w:val="Normal"/>
    <w:link w:val="TextodegloboCar"/>
    <w:uiPriority w:val="99"/>
    <w:semiHidden/>
    <w:unhideWhenUsed/>
    <w:rsid w:val="00F527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27CF"/>
    <w:rPr>
      <w:rFonts w:ascii="Tahoma" w:hAnsi="Tahoma" w:cs="Tahoma"/>
      <w:sz w:val="16"/>
      <w:szCs w:val="16"/>
    </w:rPr>
  </w:style>
  <w:style w:type="character" w:styleId="Refdecomentario">
    <w:name w:val="annotation reference"/>
    <w:basedOn w:val="Fuentedeprrafopredeter"/>
    <w:uiPriority w:val="99"/>
    <w:semiHidden/>
    <w:unhideWhenUsed/>
    <w:rsid w:val="00035DA9"/>
    <w:rPr>
      <w:sz w:val="16"/>
      <w:szCs w:val="16"/>
    </w:rPr>
  </w:style>
  <w:style w:type="paragraph" w:styleId="Textocomentario">
    <w:name w:val="annotation text"/>
    <w:basedOn w:val="Normal"/>
    <w:link w:val="TextocomentarioCar"/>
    <w:uiPriority w:val="99"/>
    <w:semiHidden/>
    <w:unhideWhenUsed/>
    <w:rsid w:val="00035DA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5DA9"/>
    <w:rPr>
      <w:sz w:val="20"/>
      <w:szCs w:val="20"/>
    </w:rPr>
  </w:style>
  <w:style w:type="paragraph" w:styleId="Asuntodelcomentario">
    <w:name w:val="annotation subject"/>
    <w:basedOn w:val="Textocomentario"/>
    <w:next w:val="Textocomentario"/>
    <w:link w:val="AsuntodelcomentarioCar"/>
    <w:uiPriority w:val="99"/>
    <w:semiHidden/>
    <w:unhideWhenUsed/>
    <w:rsid w:val="00035DA9"/>
    <w:rPr>
      <w:b/>
      <w:bCs/>
    </w:rPr>
  </w:style>
  <w:style w:type="character" w:customStyle="1" w:styleId="AsuntodelcomentarioCar">
    <w:name w:val="Asunto del comentario Car"/>
    <w:basedOn w:val="TextocomentarioCar"/>
    <w:link w:val="Asuntodelcomentario"/>
    <w:uiPriority w:val="99"/>
    <w:semiHidden/>
    <w:rsid w:val="00035DA9"/>
    <w:rPr>
      <w:b/>
      <w:bCs/>
      <w:sz w:val="20"/>
      <w:szCs w:val="20"/>
    </w:rPr>
  </w:style>
  <w:style w:type="table" w:styleId="Tablaconcuadrcula">
    <w:name w:val="Table Grid"/>
    <w:basedOn w:val="Tablanormal"/>
    <w:uiPriority w:val="39"/>
    <w:rsid w:val="007C3B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952564"/>
    <w:rPr>
      <w:rFonts w:ascii="Bookman Old Style" w:hAnsi="Bookman Old Style"/>
      <w:b/>
      <w:sz w:val="24"/>
      <w:szCs w:val="24"/>
    </w:rPr>
  </w:style>
  <w:style w:type="paragraph" w:styleId="Bibliografa">
    <w:name w:val="Bibliography"/>
    <w:basedOn w:val="Normal"/>
    <w:next w:val="Normal"/>
    <w:uiPriority w:val="37"/>
    <w:unhideWhenUsed/>
    <w:rsid w:val="00B71549"/>
  </w:style>
  <w:style w:type="character" w:customStyle="1" w:styleId="Ttulo2Car">
    <w:name w:val="Título 2 Car"/>
    <w:basedOn w:val="Fuentedeprrafopredeter"/>
    <w:link w:val="Ttulo2"/>
    <w:uiPriority w:val="9"/>
    <w:rsid w:val="004F2126"/>
    <w:rPr>
      <w:rFonts w:ascii="Bookman Old Style" w:hAnsi="Bookman Old Style"/>
      <w:b/>
      <w:sz w:val="24"/>
      <w:szCs w:val="24"/>
    </w:rPr>
  </w:style>
  <w:style w:type="paragraph" w:styleId="TtulodeTDC">
    <w:name w:val="TOC Heading"/>
    <w:basedOn w:val="Ttulo1"/>
    <w:next w:val="Normal"/>
    <w:uiPriority w:val="39"/>
    <w:unhideWhenUsed/>
    <w:qFormat/>
    <w:rsid w:val="00AF41C8"/>
    <w:pPr>
      <w:keepNext/>
      <w:keepLines/>
      <w:spacing w:before="240" w:after="0"/>
      <w:ind w:left="0" w:firstLine="0"/>
      <w:contextualSpacing w:val="0"/>
      <w:outlineLvl w:val="9"/>
    </w:pPr>
    <w:rPr>
      <w:rFonts w:asciiTheme="majorHAnsi" w:eastAsiaTheme="majorEastAsia" w:hAnsiTheme="majorHAnsi" w:cstheme="majorBidi"/>
      <w:b w:val="0"/>
      <w:color w:val="2E74B5" w:themeColor="accent1" w:themeShade="BF"/>
      <w:sz w:val="32"/>
      <w:szCs w:val="32"/>
      <w:lang w:eastAsia="es-CL"/>
    </w:rPr>
  </w:style>
  <w:style w:type="paragraph" w:styleId="TDC1">
    <w:name w:val="toc 1"/>
    <w:basedOn w:val="Normal"/>
    <w:next w:val="Normal"/>
    <w:autoRedefine/>
    <w:uiPriority w:val="39"/>
    <w:unhideWhenUsed/>
    <w:rsid w:val="004F7F4C"/>
    <w:pPr>
      <w:tabs>
        <w:tab w:val="right" w:leader="dot" w:pos="8828"/>
      </w:tabs>
      <w:spacing w:after="100"/>
    </w:pPr>
  </w:style>
  <w:style w:type="paragraph" w:styleId="TDC2">
    <w:name w:val="toc 2"/>
    <w:basedOn w:val="Normal"/>
    <w:next w:val="Normal"/>
    <w:autoRedefine/>
    <w:uiPriority w:val="39"/>
    <w:unhideWhenUsed/>
    <w:rsid w:val="00AF41C8"/>
    <w:pPr>
      <w:spacing w:after="100"/>
      <w:ind w:left="220"/>
    </w:pPr>
  </w:style>
  <w:style w:type="character" w:customStyle="1" w:styleId="Ttulo6Car">
    <w:name w:val="Título 6 Car"/>
    <w:basedOn w:val="Fuentedeprrafopredeter"/>
    <w:link w:val="Ttulo6"/>
    <w:uiPriority w:val="9"/>
    <w:semiHidden/>
    <w:rsid w:val="00AF2772"/>
    <w:rPr>
      <w:rFonts w:asciiTheme="majorHAnsi" w:eastAsiaTheme="majorEastAsia" w:hAnsiTheme="majorHAnsi" w:cstheme="majorBidi"/>
      <w:color w:val="1F4D78" w:themeColor="accent1" w:themeShade="7F"/>
    </w:rPr>
  </w:style>
  <w:style w:type="character" w:customStyle="1" w:styleId="Ttulo8Car">
    <w:name w:val="Título 8 Car"/>
    <w:basedOn w:val="Fuentedeprrafopredeter"/>
    <w:link w:val="Ttulo8"/>
    <w:uiPriority w:val="9"/>
    <w:semiHidden/>
    <w:rsid w:val="00AF2772"/>
    <w:rPr>
      <w:rFonts w:asciiTheme="majorHAnsi" w:eastAsiaTheme="majorEastAsia" w:hAnsiTheme="majorHAnsi" w:cstheme="majorBidi"/>
      <w:color w:val="272727" w:themeColor="text1" w:themeTint="D8"/>
      <w:sz w:val="21"/>
      <w:szCs w:val="21"/>
    </w:rPr>
  </w:style>
  <w:style w:type="paragraph" w:styleId="Encabezado">
    <w:name w:val="header"/>
    <w:basedOn w:val="Normal"/>
    <w:link w:val="EncabezadoCar"/>
    <w:uiPriority w:val="99"/>
    <w:unhideWhenUsed/>
    <w:rsid w:val="007124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124FA"/>
  </w:style>
  <w:style w:type="paragraph" w:styleId="Piedepgina">
    <w:name w:val="footer"/>
    <w:basedOn w:val="Normal"/>
    <w:link w:val="PiedepginaCar"/>
    <w:uiPriority w:val="99"/>
    <w:unhideWhenUsed/>
    <w:rsid w:val="007124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124FA"/>
  </w:style>
  <w:style w:type="paragraph" w:styleId="Descripcin">
    <w:name w:val="caption"/>
    <w:basedOn w:val="Normal"/>
    <w:next w:val="Normal"/>
    <w:uiPriority w:val="35"/>
    <w:unhideWhenUsed/>
    <w:qFormat/>
    <w:rsid w:val="000857E4"/>
    <w:pPr>
      <w:spacing w:after="200" w:line="240" w:lineRule="auto"/>
      <w:jc w:val="center"/>
    </w:pPr>
    <w:rPr>
      <w:rFonts w:ascii="Bookman Old Style" w:hAnsi="Bookman Old Style"/>
      <w:i/>
      <w:iCs/>
      <w:color w:val="44546A" w:themeColor="text2"/>
      <w:sz w:val="20"/>
      <w:szCs w:val="18"/>
    </w:rPr>
  </w:style>
  <w:style w:type="paragraph" w:styleId="Tabladeilustraciones">
    <w:name w:val="table of figures"/>
    <w:basedOn w:val="Normal"/>
    <w:next w:val="Normal"/>
    <w:uiPriority w:val="99"/>
    <w:unhideWhenUsed/>
    <w:rsid w:val="000857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3753">
      <w:bodyDiv w:val="1"/>
      <w:marLeft w:val="0"/>
      <w:marRight w:val="0"/>
      <w:marTop w:val="0"/>
      <w:marBottom w:val="0"/>
      <w:divBdr>
        <w:top w:val="none" w:sz="0" w:space="0" w:color="auto"/>
        <w:left w:val="none" w:sz="0" w:space="0" w:color="auto"/>
        <w:bottom w:val="none" w:sz="0" w:space="0" w:color="auto"/>
        <w:right w:val="none" w:sz="0" w:space="0" w:color="auto"/>
      </w:divBdr>
    </w:div>
    <w:div w:id="7610884">
      <w:bodyDiv w:val="1"/>
      <w:marLeft w:val="0"/>
      <w:marRight w:val="0"/>
      <w:marTop w:val="0"/>
      <w:marBottom w:val="0"/>
      <w:divBdr>
        <w:top w:val="none" w:sz="0" w:space="0" w:color="auto"/>
        <w:left w:val="none" w:sz="0" w:space="0" w:color="auto"/>
        <w:bottom w:val="none" w:sz="0" w:space="0" w:color="auto"/>
        <w:right w:val="none" w:sz="0" w:space="0" w:color="auto"/>
      </w:divBdr>
    </w:div>
    <w:div w:id="15818035">
      <w:bodyDiv w:val="1"/>
      <w:marLeft w:val="0"/>
      <w:marRight w:val="0"/>
      <w:marTop w:val="0"/>
      <w:marBottom w:val="0"/>
      <w:divBdr>
        <w:top w:val="none" w:sz="0" w:space="0" w:color="auto"/>
        <w:left w:val="none" w:sz="0" w:space="0" w:color="auto"/>
        <w:bottom w:val="none" w:sz="0" w:space="0" w:color="auto"/>
        <w:right w:val="none" w:sz="0" w:space="0" w:color="auto"/>
      </w:divBdr>
    </w:div>
    <w:div w:id="20790912">
      <w:bodyDiv w:val="1"/>
      <w:marLeft w:val="0"/>
      <w:marRight w:val="0"/>
      <w:marTop w:val="0"/>
      <w:marBottom w:val="0"/>
      <w:divBdr>
        <w:top w:val="none" w:sz="0" w:space="0" w:color="auto"/>
        <w:left w:val="none" w:sz="0" w:space="0" w:color="auto"/>
        <w:bottom w:val="none" w:sz="0" w:space="0" w:color="auto"/>
        <w:right w:val="none" w:sz="0" w:space="0" w:color="auto"/>
      </w:divBdr>
    </w:div>
    <w:div w:id="25376394">
      <w:bodyDiv w:val="1"/>
      <w:marLeft w:val="0"/>
      <w:marRight w:val="0"/>
      <w:marTop w:val="0"/>
      <w:marBottom w:val="0"/>
      <w:divBdr>
        <w:top w:val="none" w:sz="0" w:space="0" w:color="auto"/>
        <w:left w:val="none" w:sz="0" w:space="0" w:color="auto"/>
        <w:bottom w:val="none" w:sz="0" w:space="0" w:color="auto"/>
        <w:right w:val="none" w:sz="0" w:space="0" w:color="auto"/>
      </w:divBdr>
    </w:div>
    <w:div w:id="67046556">
      <w:bodyDiv w:val="1"/>
      <w:marLeft w:val="0"/>
      <w:marRight w:val="0"/>
      <w:marTop w:val="0"/>
      <w:marBottom w:val="0"/>
      <w:divBdr>
        <w:top w:val="none" w:sz="0" w:space="0" w:color="auto"/>
        <w:left w:val="none" w:sz="0" w:space="0" w:color="auto"/>
        <w:bottom w:val="none" w:sz="0" w:space="0" w:color="auto"/>
        <w:right w:val="none" w:sz="0" w:space="0" w:color="auto"/>
      </w:divBdr>
    </w:div>
    <w:div w:id="90660966">
      <w:bodyDiv w:val="1"/>
      <w:marLeft w:val="0"/>
      <w:marRight w:val="0"/>
      <w:marTop w:val="0"/>
      <w:marBottom w:val="0"/>
      <w:divBdr>
        <w:top w:val="none" w:sz="0" w:space="0" w:color="auto"/>
        <w:left w:val="none" w:sz="0" w:space="0" w:color="auto"/>
        <w:bottom w:val="none" w:sz="0" w:space="0" w:color="auto"/>
        <w:right w:val="none" w:sz="0" w:space="0" w:color="auto"/>
      </w:divBdr>
    </w:div>
    <w:div w:id="94372595">
      <w:bodyDiv w:val="1"/>
      <w:marLeft w:val="0"/>
      <w:marRight w:val="0"/>
      <w:marTop w:val="0"/>
      <w:marBottom w:val="0"/>
      <w:divBdr>
        <w:top w:val="none" w:sz="0" w:space="0" w:color="auto"/>
        <w:left w:val="none" w:sz="0" w:space="0" w:color="auto"/>
        <w:bottom w:val="none" w:sz="0" w:space="0" w:color="auto"/>
        <w:right w:val="none" w:sz="0" w:space="0" w:color="auto"/>
      </w:divBdr>
    </w:div>
    <w:div w:id="126827576">
      <w:bodyDiv w:val="1"/>
      <w:marLeft w:val="0"/>
      <w:marRight w:val="0"/>
      <w:marTop w:val="0"/>
      <w:marBottom w:val="0"/>
      <w:divBdr>
        <w:top w:val="none" w:sz="0" w:space="0" w:color="auto"/>
        <w:left w:val="none" w:sz="0" w:space="0" w:color="auto"/>
        <w:bottom w:val="none" w:sz="0" w:space="0" w:color="auto"/>
        <w:right w:val="none" w:sz="0" w:space="0" w:color="auto"/>
      </w:divBdr>
    </w:div>
    <w:div w:id="152062888">
      <w:bodyDiv w:val="1"/>
      <w:marLeft w:val="0"/>
      <w:marRight w:val="0"/>
      <w:marTop w:val="0"/>
      <w:marBottom w:val="0"/>
      <w:divBdr>
        <w:top w:val="none" w:sz="0" w:space="0" w:color="auto"/>
        <w:left w:val="none" w:sz="0" w:space="0" w:color="auto"/>
        <w:bottom w:val="none" w:sz="0" w:space="0" w:color="auto"/>
        <w:right w:val="none" w:sz="0" w:space="0" w:color="auto"/>
      </w:divBdr>
    </w:div>
    <w:div w:id="200898653">
      <w:bodyDiv w:val="1"/>
      <w:marLeft w:val="0"/>
      <w:marRight w:val="0"/>
      <w:marTop w:val="0"/>
      <w:marBottom w:val="0"/>
      <w:divBdr>
        <w:top w:val="none" w:sz="0" w:space="0" w:color="auto"/>
        <w:left w:val="none" w:sz="0" w:space="0" w:color="auto"/>
        <w:bottom w:val="none" w:sz="0" w:space="0" w:color="auto"/>
        <w:right w:val="none" w:sz="0" w:space="0" w:color="auto"/>
      </w:divBdr>
    </w:div>
    <w:div w:id="206338275">
      <w:bodyDiv w:val="1"/>
      <w:marLeft w:val="0"/>
      <w:marRight w:val="0"/>
      <w:marTop w:val="0"/>
      <w:marBottom w:val="0"/>
      <w:divBdr>
        <w:top w:val="none" w:sz="0" w:space="0" w:color="auto"/>
        <w:left w:val="none" w:sz="0" w:space="0" w:color="auto"/>
        <w:bottom w:val="none" w:sz="0" w:space="0" w:color="auto"/>
        <w:right w:val="none" w:sz="0" w:space="0" w:color="auto"/>
      </w:divBdr>
    </w:div>
    <w:div w:id="207644374">
      <w:bodyDiv w:val="1"/>
      <w:marLeft w:val="0"/>
      <w:marRight w:val="0"/>
      <w:marTop w:val="0"/>
      <w:marBottom w:val="0"/>
      <w:divBdr>
        <w:top w:val="none" w:sz="0" w:space="0" w:color="auto"/>
        <w:left w:val="none" w:sz="0" w:space="0" w:color="auto"/>
        <w:bottom w:val="none" w:sz="0" w:space="0" w:color="auto"/>
        <w:right w:val="none" w:sz="0" w:space="0" w:color="auto"/>
      </w:divBdr>
    </w:div>
    <w:div w:id="212469512">
      <w:bodyDiv w:val="1"/>
      <w:marLeft w:val="0"/>
      <w:marRight w:val="0"/>
      <w:marTop w:val="0"/>
      <w:marBottom w:val="0"/>
      <w:divBdr>
        <w:top w:val="none" w:sz="0" w:space="0" w:color="auto"/>
        <w:left w:val="none" w:sz="0" w:space="0" w:color="auto"/>
        <w:bottom w:val="none" w:sz="0" w:space="0" w:color="auto"/>
        <w:right w:val="none" w:sz="0" w:space="0" w:color="auto"/>
      </w:divBdr>
    </w:div>
    <w:div w:id="224075929">
      <w:bodyDiv w:val="1"/>
      <w:marLeft w:val="0"/>
      <w:marRight w:val="0"/>
      <w:marTop w:val="0"/>
      <w:marBottom w:val="0"/>
      <w:divBdr>
        <w:top w:val="none" w:sz="0" w:space="0" w:color="auto"/>
        <w:left w:val="none" w:sz="0" w:space="0" w:color="auto"/>
        <w:bottom w:val="none" w:sz="0" w:space="0" w:color="auto"/>
        <w:right w:val="none" w:sz="0" w:space="0" w:color="auto"/>
      </w:divBdr>
    </w:div>
    <w:div w:id="225844278">
      <w:bodyDiv w:val="1"/>
      <w:marLeft w:val="0"/>
      <w:marRight w:val="0"/>
      <w:marTop w:val="0"/>
      <w:marBottom w:val="0"/>
      <w:divBdr>
        <w:top w:val="none" w:sz="0" w:space="0" w:color="auto"/>
        <w:left w:val="none" w:sz="0" w:space="0" w:color="auto"/>
        <w:bottom w:val="none" w:sz="0" w:space="0" w:color="auto"/>
        <w:right w:val="none" w:sz="0" w:space="0" w:color="auto"/>
      </w:divBdr>
    </w:div>
    <w:div w:id="231738876">
      <w:bodyDiv w:val="1"/>
      <w:marLeft w:val="0"/>
      <w:marRight w:val="0"/>
      <w:marTop w:val="0"/>
      <w:marBottom w:val="0"/>
      <w:divBdr>
        <w:top w:val="none" w:sz="0" w:space="0" w:color="auto"/>
        <w:left w:val="none" w:sz="0" w:space="0" w:color="auto"/>
        <w:bottom w:val="none" w:sz="0" w:space="0" w:color="auto"/>
        <w:right w:val="none" w:sz="0" w:space="0" w:color="auto"/>
      </w:divBdr>
    </w:div>
    <w:div w:id="235942191">
      <w:bodyDiv w:val="1"/>
      <w:marLeft w:val="0"/>
      <w:marRight w:val="0"/>
      <w:marTop w:val="0"/>
      <w:marBottom w:val="0"/>
      <w:divBdr>
        <w:top w:val="none" w:sz="0" w:space="0" w:color="auto"/>
        <w:left w:val="none" w:sz="0" w:space="0" w:color="auto"/>
        <w:bottom w:val="none" w:sz="0" w:space="0" w:color="auto"/>
        <w:right w:val="none" w:sz="0" w:space="0" w:color="auto"/>
      </w:divBdr>
    </w:div>
    <w:div w:id="271982270">
      <w:bodyDiv w:val="1"/>
      <w:marLeft w:val="0"/>
      <w:marRight w:val="0"/>
      <w:marTop w:val="0"/>
      <w:marBottom w:val="0"/>
      <w:divBdr>
        <w:top w:val="none" w:sz="0" w:space="0" w:color="auto"/>
        <w:left w:val="none" w:sz="0" w:space="0" w:color="auto"/>
        <w:bottom w:val="none" w:sz="0" w:space="0" w:color="auto"/>
        <w:right w:val="none" w:sz="0" w:space="0" w:color="auto"/>
      </w:divBdr>
    </w:div>
    <w:div w:id="274097942">
      <w:bodyDiv w:val="1"/>
      <w:marLeft w:val="0"/>
      <w:marRight w:val="0"/>
      <w:marTop w:val="0"/>
      <w:marBottom w:val="0"/>
      <w:divBdr>
        <w:top w:val="none" w:sz="0" w:space="0" w:color="auto"/>
        <w:left w:val="none" w:sz="0" w:space="0" w:color="auto"/>
        <w:bottom w:val="none" w:sz="0" w:space="0" w:color="auto"/>
        <w:right w:val="none" w:sz="0" w:space="0" w:color="auto"/>
      </w:divBdr>
    </w:div>
    <w:div w:id="281113277">
      <w:bodyDiv w:val="1"/>
      <w:marLeft w:val="0"/>
      <w:marRight w:val="0"/>
      <w:marTop w:val="0"/>
      <w:marBottom w:val="0"/>
      <w:divBdr>
        <w:top w:val="none" w:sz="0" w:space="0" w:color="auto"/>
        <w:left w:val="none" w:sz="0" w:space="0" w:color="auto"/>
        <w:bottom w:val="none" w:sz="0" w:space="0" w:color="auto"/>
        <w:right w:val="none" w:sz="0" w:space="0" w:color="auto"/>
      </w:divBdr>
    </w:div>
    <w:div w:id="285937951">
      <w:bodyDiv w:val="1"/>
      <w:marLeft w:val="0"/>
      <w:marRight w:val="0"/>
      <w:marTop w:val="0"/>
      <w:marBottom w:val="0"/>
      <w:divBdr>
        <w:top w:val="none" w:sz="0" w:space="0" w:color="auto"/>
        <w:left w:val="none" w:sz="0" w:space="0" w:color="auto"/>
        <w:bottom w:val="none" w:sz="0" w:space="0" w:color="auto"/>
        <w:right w:val="none" w:sz="0" w:space="0" w:color="auto"/>
      </w:divBdr>
      <w:divsChild>
        <w:div w:id="1780486956">
          <w:marLeft w:val="547"/>
          <w:marRight w:val="0"/>
          <w:marTop w:val="0"/>
          <w:marBottom w:val="0"/>
          <w:divBdr>
            <w:top w:val="none" w:sz="0" w:space="0" w:color="auto"/>
            <w:left w:val="none" w:sz="0" w:space="0" w:color="auto"/>
            <w:bottom w:val="none" w:sz="0" w:space="0" w:color="auto"/>
            <w:right w:val="none" w:sz="0" w:space="0" w:color="auto"/>
          </w:divBdr>
        </w:div>
      </w:divsChild>
    </w:div>
    <w:div w:id="315888098">
      <w:bodyDiv w:val="1"/>
      <w:marLeft w:val="0"/>
      <w:marRight w:val="0"/>
      <w:marTop w:val="0"/>
      <w:marBottom w:val="0"/>
      <w:divBdr>
        <w:top w:val="none" w:sz="0" w:space="0" w:color="auto"/>
        <w:left w:val="none" w:sz="0" w:space="0" w:color="auto"/>
        <w:bottom w:val="none" w:sz="0" w:space="0" w:color="auto"/>
        <w:right w:val="none" w:sz="0" w:space="0" w:color="auto"/>
      </w:divBdr>
    </w:div>
    <w:div w:id="319116789">
      <w:bodyDiv w:val="1"/>
      <w:marLeft w:val="0"/>
      <w:marRight w:val="0"/>
      <w:marTop w:val="0"/>
      <w:marBottom w:val="0"/>
      <w:divBdr>
        <w:top w:val="none" w:sz="0" w:space="0" w:color="auto"/>
        <w:left w:val="none" w:sz="0" w:space="0" w:color="auto"/>
        <w:bottom w:val="none" w:sz="0" w:space="0" w:color="auto"/>
        <w:right w:val="none" w:sz="0" w:space="0" w:color="auto"/>
      </w:divBdr>
    </w:div>
    <w:div w:id="327025154">
      <w:bodyDiv w:val="1"/>
      <w:marLeft w:val="0"/>
      <w:marRight w:val="0"/>
      <w:marTop w:val="0"/>
      <w:marBottom w:val="0"/>
      <w:divBdr>
        <w:top w:val="none" w:sz="0" w:space="0" w:color="auto"/>
        <w:left w:val="none" w:sz="0" w:space="0" w:color="auto"/>
        <w:bottom w:val="none" w:sz="0" w:space="0" w:color="auto"/>
        <w:right w:val="none" w:sz="0" w:space="0" w:color="auto"/>
      </w:divBdr>
    </w:div>
    <w:div w:id="342442841">
      <w:bodyDiv w:val="1"/>
      <w:marLeft w:val="0"/>
      <w:marRight w:val="0"/>
      <w:marTop w:val="0"/>
      <w:marBottom w:val="0"/>
      <w:divBdr>
        <w:top w:val="none" w:sz="0" w:space="0" w:color="auto"/>
        <w:left w:val="none" w:sz="0" w:space="0" w:color="auto"/>
        <w:bottom w:val="none" w:sz="0" w:space="0" w:color="auto"/>
        <w:right w:val="none" w:sz="0" w:space="0" w:color="auto"/>
      </w:divBdr>
    </w:div>
    <w:div w:id="357700968">
      <w:bodyDiv w:val="1"/>
      <w:marLeft w:val="0"/>
      <w:marRight w:val="0"/>
      <w:marTop w:val="0"/>
      <w:marBottom w:val="0"/>
      <w:divBdr>
        <w:top w:val="none" w:sz="0" w:space="0" w:color="auto"/>
        <w:left w:val="none" w:sz="0" w:space="0" w:color="auto"/>
        <w:bottom w:val="none" w:sz="0" w:space="0" w:color="auto"/>
        <w:right w:val="none" w:sz="0" w:space="0" w:color="auto"/>
      </w:divBdr>
    </w:div>
    <w:div w:id="358361921">
      <w:bodyDiv w:val="1"/>
      <w:marLeft w:val="0"/>
      <w:marRight w:val="0"/>
      <w:marTop w:val="0"/>
      <w:marBottom w:val="0"/>
      <w:divBdr>
        <w:top w:val="none" w:sz="0" w:space="0" w:color="auto"/>
        <w:left w:val="none" w:sz="0" w:space="0" w:color="auto"/>
        <w:bottom w:val="none" w:sz="0" w:space="0" w:color="auto"/>
        <w:right w:val="none" w:sz="0" w:space="0" w:color="auto"/>
      </w:divBdr>
    </w:div>
    <w:div w:id="360059846">
      <w:bodyDiv w:val="1"/>
      <w:marLeft w:val="0"/>
      <w:marRight w:val="0"/>
      <w:marTop w:val="0"/>
      <w:marBottom w:val="0"/>
      <w:divBdr>
        <w:top w:val="none" w:sz="0" w:space="0" w:color="auto"/>
        <w:left w:val="none" w:sz="0" w:space="0" w:color="auto"/>
        <w:bottom w:val="none" w:sz="0" w:space="0" w:color="auto"/>
        <w:right w:val="none" w:sz="0" w:space="0" w:color="auto"/>
      </w:divBdr>
    </w:div>
    <w:div w:id="366688271">
      <w:bodyDiv w:val="1"/>
      <w:marLeft w:val="0"/>
      <w:marRight w:val="0"/>
      <w:marTop w:val="0"/>
      <w:marBottom w:val="0"/>
      <w:divBdr>
        <w:top w:val="none" w:sz="0" w:space="0" w:color="auto"/>
        <w:left w:val="none" w:sz="0" w:space="0" w:color="auto"/>
        <w:bottom w:val="none" w:sz="0" w:space="0" w:color="auto"/>
        <w:right w:val="none" w:sz="0" w:space="0" w:color="auto"/>
      </w:divBdr>
    </w:div>
    <w:div w:id="370885542">
      <w:bodyDiv w:val="1"/>
      <w:marLeft w:val="0"/>
      <w:marRight w:val="0"/>
      <w:marTop w:val="0"/>
      <w:marBottom w:val="0"/>
      <w:divBdr>
        <w:top w:val="none" w:sz="0" w:space="0" w:color="auto"/>
        <w:left w:val="none" w:sz="0" w:space="0" w:color="auto"/>
        <w:bottom w:val="none" w:sz="0" w:space="0" w:color="auto"/>
        <w:right w:val="none" w:sz="0" w:space="0" w:color="auto"/>
      </w:divBdr>
    </w:div>
    <w:div w:id="382212684">
      <w:bodyDiv w:val="1"/>
      <w:marLeft w:val="0"/>
      <w:marRight w:val="0"/>
      <w:marTop w:val="0"/>
      <w:marBottom w:val="0"/>
      <w:divBdr>
        <w:top w:val="none" w:sz="0" w:space="0" w:color="auto"/>
        <w:left w:val="none" w:sz="0" w:space="0" w:color="auto"/>
        <w:bottom w:val="none" w:sz="0" w:space="0" w:color="auto"/>
        <w:right w:val="none" w:sz="0" w:space="0" w:color="auto"/>
      </w:divBdr>
    </w:div>
    <w:div w:id="387415420">
      <w:bodyDiv w:val="1"/>
      <w:marLeft w:val="0"/>
      <w:marRight w:val="0"/>
      <w:marTop w:val="0"/>
      <w:marBottom w:val="0"/>
      <w:divBdr>
        <w:top w:val="none" w:sz="0" w:space="0" w:color="auto"/>
        <w:left w:val="none" w:sz="0" w:space="0" w:color="auto"/>
        <w:bottom w:val="none" w:sz="0" w:space="0" w:color="auto"/>
        <w:right w:val="none" w:sz="0" w:space="0" w:color="auto"/>
      </w:divBdr>
    </w:div>
    <w:div w:id="396979017">
      <w:bodyDiv w:val="1"/>
      <w:marLeft w:val="0"/>
      <w:marRight w:val="0"/>
      <w:marTop w:val="0"/>
      <w:marBottom w:val="0"/>
      <w:divBdr>
        <w:top w:val="none" w:sz="0" w:space="0" w:color="auto"/>
        <w:left w:val="none" w:sz="0" w:space="0" w:color="auto"/>
        <w:bottom w:val="none" w:sz="0" w:space="0" w:color="auto"/>
        <w:right w:val="none" w:sz="0" w:space="0" w:color="auto"/>
      </w:divBdr>
    </w:div>
    <w:div w:id="405804214">
      <w:bodyDiv w:val="1"/>
      <w:marLeft w:val="0"/>
      <w:marRight w:val="0"/>
      <w:marTop w:val="0"/>
      <w:marBottom w:val="0"/>
      <w:divBdr>
        <w:top w:val="none" w:sz="0" w:space="0" w:color="auto"/>
        <w:left w:val="none" w:sz="0" w:space="0" w:color="auto"/>
        <w:bottom w:val="none" w:sz="0" w:space="0" w:color="auto"/>
        <w:right w:val="none" w:sz="0" w:space="0" w:color="auto"/>
      </w:divBdr>
    </w:div>
    <w:div w:id="429280590">
      <w:bodyDiv w:val="1"/>
      <w:marLeft w:val="0"/>
      <w:marRight w:val="0"/>
      <w:marTop w:val="0"/>
      <w:marBottom w:val="0"/>
      <w:divBdr>
        <w:top w:val="none" w:sz="0" w:space="0" w:color="auto"/>
        <w:left w:val="none" w:sz="0" w:space="0" w:color="auto"/>
        <w:bottom w:val="none" w:sz="0" w:space="0" w:color="auto"/>
        <w:right w:val="none" w:sz="0" w:space="0" w:color="auto"/>
      </w:divBdr>
    </w:div>
    <w:div w:id="436096798">
      <w:bodyDiv w:val="1"/>
      <w:marLeft w:val="0"/>
      <w:marRight w:val="0"/>
      <w:marTop w:val="0"/>
      <w:marBottom w:val="0"/>
      <w:divBdr>
        <w:top w:val="none" w:sz="0" w:space="0" w:color="auto"/>
        <w:left w:val="none" w:sz="0" w:space="0" w:color="auto"/>
        <w:bottom w:val="none" w:sz="0" w:space="0" w:color="auto"/>
        <w:right w:val="none" w:sz="0" w:space="0" w:color="auto"/>
      </w:divBdr>
    </w:div>
    <w:div w:id="458498755">
      <w:bodyDiv w:val="1"/>
      <w:marLeft w:val="0"/>
      <w:marRight w:val="0"/>
      <w:marTop w:val="0"/>
      <w:marBottom w:val="0"/>
      <w:divBdr>
        <w:top w:val="none" w:sz="0" w:space="0" w:color="auto"/>
        <w:left w:val="none" w:sz="0" w:space="0" w:color="auto"/>
        <w:bottom w:val="none" w:sz="0" w:space="0" w:color="auto"/>
        <w:right w:val="none" w:sz="0" w:space="0" w:color="auto"/>
      </w:divBdr>
    </w:div>
    <w:div w:id="461196378">
      <w:bodyDiv w:val="1"/>
      <w:marLeft w:val="0"/>
      <w:marRight w:val="0"/>
      <w:marTop w:val="0"/>
      <w:marBottom w:val="0"/>
      <w:divBdr>
        <w:top w:val="none" w:sz="0" w:space="0" w:color="auto"/>
        <w:left w:val="none" w:sz="0" w:space="0" w:color="auto"/>
        <w:bottom w:val="none" w:sz="0" w:space="0" w:color="auto"/>
        <w:right w:val="none" w:sz="0" w:space="0" w:color="auto"/>
      </w:divBdr>
    </w:div>
    <w:div w:id="472259408">
      <w:bodyDiv w:val="1"/>
      <w:marLeft w:val="0"/>
      <w:marRight w:val="0"/>
      <w:marTop w:val="0"/>
      <w:marBottom w:val="0"/>
      <w:divBdr>
        <w:top w:val="none" w:sz="0" w:space="0" w:color="auto"/>
        <w:left w:val="none" w:sz="0" w:space="0" w:color="auto"/>
        <w:bottom w:val="none" w:sz="0" w:space="0" w:color="auto"/>
        <w:right w:val="none" w:sz="0" w:space="0" w:color="auto"/>
      </w:divBdr>
    </w:div>
    <w:div w:id="492264583">
      <w:bodyDiv w:val="1"/>
      <w:marLeft w:val="0"/>
      <w:marRight w:val="0"/>
      <w:marTop w:val="0"/>
      <w:marBottom w:val="0"/>
      <w:divBdr>
        <w:top w:val="none" w:sz="0" w:space="0" w:color="auto"/>
        <w:left w:val="none" w:sz="0" w:space="0" w:color="auto"/>
        <w:bottom w:val="none" w:sz="0" w:space="0" w:color="auto"/>
        <w:right w:val="none" w:sz="0" w:space="0" w:color="auto"/>
      </w:divBdr>
    </w:div>
    <w:div w:id="519900723">
      <w:bodyDiv w:val="1"/>
      <w:marLeft w:val="0"/>
      <w:marRight w:val="0"/>
      <w:marTop w:val="0"/>
      <w:marBottom w:val="0"/>
      <w:divBdr>
        <w:top w:val="none" w:sz="0" w:space="0" w:color="auto"/>
        <w:left w:val="none" w:sz="0" w:space="0" w:color="auto"/>
        <w:bottom w:val="none" w:sz="0" w:space="0" w:color="auto"/>
        <w:right w:val="none" w:sz="0" w:space="0" w:color="auto"/>
      </w:divBdr>
    </w:div>
    <w:div w:id="522717495">
      <w:bodyDiv w:val="1"/>
      <w:marLeft w:val="0"/>
      <w:marRight w:val="0"/>
      <w:marTop w:val="0"/>
      <w:marBottom w:val="0"/>
      <w:divBdr>
        <w:top w:val="none" w:sz="0" w:space="0" w:color="auto"/>
        <w:left w:val="none" w:sz="0" w:space="0" w:color="auto"/>
        <w:bottom w:val="none" w:sz="0" w:space="0" w:color="auto"/>
        <w:right w:val="none" w:sz="0" w:space="0" w:color="auto"/>
      </w:divBdr>
    </w:div>
    <w:div w:id="527067073">
      <w:bodyDiv w:val="1"/>
      <w:marLeft w:val="0"/>
      <w:marRight w:val="0"/>
      <w:marTop w:val="0"/>
      <w:marBottom w:val="0"/>
      <w:divBdr>
        <w:top w:val="none" w:sz="0" w:space="0" w:color="auto"/>
        <w:left w:val="none" w:sz="0" w:space="0" w:color="auto"/>
        <w:bottom w:val="none" w:sz="0" w:space="0" w:color="auto"/>
        <w:right w:val="none" w:sz="0" w:space="0" w:color="auto"/>
      </w:divBdr>
    </w:div>
    <w:div w:id="535197359">
      <w:bodyDiv w:val="1"/>
      <w:marLeft w:val="0"/>
      <w:marRight w:val="0"/>
      <w:marTop w:val="0"/>
      <w:marBottom w:val="0"/>
      <w:divBdr>
        <w:top w:val="none" w:sz="0" w:space="0" w:color="auto"/>
        <w:left w:val="none" w:sz="0" w:space="0" w:color="auto"/>
        <w:bottom w:val="none" w:sz="0" w:space="0" w:color="auto"/>
        <w:right w:val="none" w:sz="0" w:space="0" w:color="auto"/>
      </w:divBdr>
    </w:div>
    <w:div w:id="546645285">
      <w:bodyDiv w:val="1"/>
      <w:marLeft w:val="0"/>
      <w:marRight w:val="0"/>
      <w:marTop w:val="0"/>
      <w:marBottom w:val="0"/>
      <w:divBdr>
        <w:top w:val="none" w:sz="0" w:space="0" w:color="auto"/>
        <w:left w:val="none" w:sz="0" w:space="0" w:color="auto"/>
        <w:bottom w:val="none" w:sz="0" w:space="0" w:color="auto"/>
        <w:right w:val="none" w:sz="0" w:space="0" w:color="auto"/>
      </w:divBdr>
    </w:div>
    <w:div w:id="565650996">
      <w:bodyDiv w:val="1"/>
      <w:marLeft w:val="0"/>
      <w:marRight w:val="0"/>
      <w:marTop w:val="0"/>
      <w:marBottom w:val="0"/>
      <w:divBdr>
        <w:top w:val="none" w:sz="0" w:space="0" w:color="auto"/>
        <w:left w:val="none" w:sz="0" w:space="0" w:color="auto"/>
        <w:bottom w:val="none" w:sz="0" w:space="0" w:color="auto"/>
        <w:right w:val="none" w:sz="0" w:space="0" w:color="auto"/>
      </w:divBdr>
    </w:div>
    <w:div w:id="583102808">
      <w:bodyDiv w:val="1"/>
      <w:marLeft w:val="0"/>
      <w:marRight w:val="0"/>
      <w:marTop w:val="0"/>
      <w:marBottom w:val="0"/>
      <w:divBdr>
        <w:top w:val="none" w:sz="0" w:space="0" w:color="auto"/>
        <w:left w:val="none" w:sz="0" w:space="0" w:color="auto"/>
        <w:bottom w:val="none" w:sz="0" w:space="0" w:color="auto"/>
        <w:right w:val="none" w:sz="0" w:space="0" w:color="auto"/>
      </w:divBdr>
    </w:div>
    <w:div w:id="595404499">
      <w:bodyDiv w:val="1"/>
      <w:marLeft w:val="0"/>
      <w:marRight w:val="0"/>
      <w:marTop w:val="0"/>
      <w:marBottom w:val="0"/>
      <w:divBdr>
        <w:top w:val="none" w:sz="0" w:space="0" w:color="auto"/>
        <w:left w:val="none" w:sz="0" w:space="0" w:color="auto"/>
        <w:bottom w:val="none" w:sz="0" w:space="0" w:color="auto"/>
        <w:right w:val="none" w:sz="0" w:space="0" w:color="auto"/>
      </w:divBdr>
    </w:div>
    <w:div w:id="601495914">
      <w:bodyDiv w:val="1"/>
      <w:marLeft w:val="0"/>
      <w:marRight w:val="0"/>
      <w:marTop w:val="0"/>
      <w:marBottom w:val="0"/>
      <w:divBdr>
        <w:top w:val="none" w:sz="0" w:space="0" w:color="auto"/>
        <w:left w:val="none" w:sz="0" w:space="0" w:color="auto"/>
        <w:bottom w:val="none" w:sz="0" w:space="0" w:color="auto"/>
        <w:right w:val="none" w:sz="0" w:space="0" w:color="auto"/>
      </w:divBdr>
    </w:div>
    <w:div w:id="614216685">
      <w:bodyDiv w:val="1"/>
      <w:marLeft w:val="0"/>
      <w:marRight w:val="0"/>
      <w:marTop w:val="0"/>
      <w:marBottom w:val="0"/>
      <w:divBdr>
        <w:top w:val="none" w:sz="0" w:space="0" w:color="auto"/>
        <w:left w:val="none" w:sz="0" w:space="0" w:color="auto"/>
        <w:bottom w:val="none" w:sz="0" w:space="0" w:color="auto"/>
        <w:right w:val="none" w:sz="0" w:space="0" w:color="auto"/>
      </w:divBdr>
    </w:div>
    <w:div w:id="614798914">
      <w:bodyDiv w:val="1"/>
      <w:marLeft w:val="0"/>
      <w:marRight w:val="0"/>
      <w:marTop w:val="0"/>
      <w:marBottom w:val="0"/>
      <w:divBdr>
        <w:top w:val="none" w:sz="0" w:space="0" w:color="auto"/>
        <w:left w:val="none" w:sz="0" w:space="0" w:color="auto"/>
        <w:bottom w:val="none" w:sz="0" w:space="0" w:color="auto"/>
        <w:right w:val="none" w:sz="0" w:space="0" w:color="auto"/>
      </w:divBdr>
    </w:div>
    <w:div w:id="623662066">
      <w:bodyDiv w:val="1"/>
      <w:marLeft w:val="0"/>
      <w:marRight w:val="0"/>
      <w:marTop w:val="0"/>
      <w:marBottom w:val="0"/>
      <w:divBdr>
        <w:top w:val="none" w:sz="0" w:space="0" w:color="auto"/>
        <w:left w:val="none" w:sz="0" w:space="0" w:color="auto"/>
        <w:bottom w:val="none" w:sz="0" w:space="0" w:color="auto"/>
        <w:right w:val="none" w:sz="0" w:space="0" w:color="auto"/>
      </w:divBdr>
    </w:div>
    <w:div w:id="629942738">
      <w:bodyDiv w:val="1"/>
      <w:marLeft w:val="0"/>
      <w:marRight w:val="0"/>
      <w:marTop w:val="0"/>
      <w:marBottom w:val="0"/>
      <w:divBdr>
        <w:top w:val="none" w:sz="0" w:space="0" w:color="auto"/>
        <w:left w:val="none" w:sz="0" w:space="0" w:color="auto"/>
        <w:bottom w:val="none" w:sz="0" w:space="0" w:color="auto"/>
        <w:right w:val="none" w:sz="0" w:space="0" w:color="auto"/>
      </w:divBdr>
    </w:div>
    <w:div w:id="646544863">
      <w:bodyDiv w:val="1"/>
      <w:marLeft w:val="0"/>
      <w:marRight w:val="0"/>
      <w:marTop w:val="0"/>
      <w:marBottom w:val="0"/>
      <w:divBdr>
        <w:top w:val="none" w:sz="0" w:space="0" w:color="auto"/>
        <w:left w:val="none" w:sz="0" w:space="0" w:color="auto"/>
        <w:bottom w:val="none" w:sz="0" w:space="0" w:color="auto"/>
        <w:right w:val="none" w:sz="0" w:space="0" w:color="auto"/>
      </w:divBdr>
    </w:div>
    <w:div w:id="691226566">
      <w:bodyDiv w:val="1"/>
      <w:marLeft w:val="0"/>
      <w:marRight w:val="0"/>
      <w:marTop w:val="0"/>
      <w:marBottom w:val="0"/>
      <w:divBdr>
        <w:top w:val="none" w:sz="0" w:space="0" w:color="auto"/>
        <w:left w:val="none" w:sz="0" w:space="0" w:color="auto"/>
        <w:bottom w:val="none" w:sz="0" w:space="0" w:color="auto"/>
        <w:right w:val="none" w:sz="0" w:space="0" w:color="auto"/>
      </w:divBdr>
    </w:div>
    <w:div w:id="713699320">
      <w:bodyDiv w:val="1"/>
      <w:marLeft w:val="0"/>
      <w:marRight w:val="0"/>
      <w:marTop w:val="0"/>
      <w:marBottom w:val="0"/>
      <w:divBdr>
        <w:top w:val="none" w:sz="0" w:space="0" w:color="auto"/>
        <w:left w:val="none" w:sz="0" w:space="0" w:color="auto"/>
        <w:bottom w:val="none" w:sz="0" w:space="0" w:color="auto"/>
        <w:right w:val="none" w:sz="0" w:space="0" w:color="auto"/>
      </w:divBdr>
    </w:div>
    <w:div w:id="717172550">
      <w:bodyDiv w:val="1"/>
      <w:marLeft w:val="0"/>
      <w:marRight w:val="0"/>
      <w:marTop w:val="0"/>
      <w:marBottom w:val="0"/>
      <w:divBdr>
        <w:top w:val="none" w:sz="0" w:space="0" w:color="auto"/>
        <w:left w:val="none" w:sz="0" w:space="0" w:color="auto"/>
        <w:bottom w:val="none" w:sz="0" w:space="0" w:color="auto"/>
        <w:right w:val="none" w:sz="0" w:space="0" w:color="auto"/>
      </w:divBdr>
    </w:div>
    <w:div w:id="718090475">
      <w:bodyDiv w:val="1"/>
      <w:marLeft w:val="0"/>
      <w:marRight w:val="0"/>
      <w:marTop w:val="0"/>
      <w:marBottom w:val="0"/>
      <w:divBdr>
        <w:top w:val="none" w:sz="0" w:space="0" w:color="auto"/>
        <w:left w:val="none" w:sz="0" w:space="0" w:color="auto"/>
        <w:bottom w:val="none" w:sz="0" w:space="0" w:color="auto"/>
        <w:right w:val="none" w:sz="0" w:space="0" w:color="auto"/>
      </w:divBdr>
    </w:div>
    <w:div w:id="725953317">
      <w:bodyDiv w:val="1"/>
      <w:marLeft w:val="0"/>
      <w:marRight w:val="0"/>
      <w:marTop w:val="0"/>
      <w:marBottom w:val="0"/>
      <w:divBdr>
        <w:top w:val="none" w:sz="0" w:space="0" w:color="auto"/>
        <w:left w:val="none" w:sz="0" w:space="0" w:color="auto"/>
        <w:bottom w:val="none" w:sz="0" w:space="0" w:color="auto"/>
        <w:right w:val="none" w:sz="0" w:space="0" w:color="auto"/>
      </w:divBdr>
    </w:div>
    <w:div w:id="744228746">
      <w:bodyDiv w:val="1"/>
      <w:marLeft w:val="0"/>
      <w:marRight w:val="0"/>
      <w:marTop w:val="0"/>
      <w:marBottom w:val="0"/>
      <w:divBdr>
        <w:top w:val="none" w:sz="0" w:space="0" w:color="auto"/>
        <w:left w:val="none" w:sz="0" w:space="0" w:color="auto"/>
        <w:bottom w:val="none" w:sz="0" w:space="0" w:color="auto"/>
        <w:right w:val="none" w:sz="0" w:space="0" w:color="auto"/>
      </w:divBdr>
    </w:div>
    <w:div w:id="789662045">
      <w:bodyDiv w:val="1"/>
      <w:marLeft w:val="0"/>
      <w:marRight w:val="0"/>
      <w:marTop w:val="0"/>
      <w:marBottom w:val="0"/>
      <w:divBdr>
        <w:top w:val="none" w:sz="0" w:space="0" w:color="auto"/>
        <w:left w:val="none" w:sz="0" w:space="0" w:color="auto"/>
        <w:bottom w:val="none" w:sz="0" w:space="0" w:color="auto"/>
        <w:right w:val="none" w:sz="0" w:space="0" w:color="auto"/>
      </w:divBdr>
    </w:div>
    <w:div w:id="819226483">
      <w:bodyDiv w:val="1"/>
      <w:marLeft w:val="0"/>
      <w:marRight w:val="0"/>
      <w:marTop w:val="0"/>
      <w:marBottom w:val="0"/>
      <w:divBdr>
        <w:top w:val="none" w:sz="0" w:space="0" w:color="auto"/>
        <w:left w:val="none" w:sz="0" w:space="0" w:color="auto"/>
        <w:bottom w:val="none" w:sz="0" w:space="0" w:color="auto"/>
        <w:right w:val="none" w:sz="0" w:space="0" w:color="auto"/>
      </w:divBdr>
    </w:div>
    <w:div w:id="831874293">
      <w:bodyDiv w:val="1"/>
      <w:marLeft w:val="0"/>
      <w:marRight w:val="0"/>
      <w:marTop w:val="0"/>
      <w:marBottom w:val="0"/>
      <w:divBdr>
        <w:top w:val="none" w:sz="0" w:space="0" w:color="auto"/>
        <w:left w:val="none" w:sz="0" w:space="0" w:color="auto"/>
        <w:bottom w:val="none" w:sz="0" w:space="0" w:color="auto"/>
        <w:right w:val="none" w:sz="0" w:space="0" w:color="auto"/>
      </w:divBdr>
    </w:div>
    <w:div w:id="842011534">
      <w:bodyDiv w:val="1"/>
      <w:marLeft w:val="0"/>
      <w:marRight w:val="0"/>
      <w:marTop w:val="0"/>
      <w:marBottom w:val="0"/>
      <w:divBdr>
        <w:top w:val="none" w:sz="0" w:space="0" w:color="auto"/>
        <w:left w:val="none" w:sz="0" w:space="0" w:color="auto"/>
        <w:bottom w:val="none" w:sz="0" w:space="0" w:color="auto"/>
        <w:right w:val="none" w:sz="0" w:space="0" w:color="auto"/>
      </w:divBdr>
    </w:div>
    <w:div w:id="842159139">
      <w:bodyDiv w:val="1"/>
      <w:marLeft w:val="0"/>
      <w:marRight w:val="0"/>
      <w:marTop w:val="0"/>
      <w:marBottom w:val="0"/>
      <w:divBdr>
        <w:top w:val="none" w:sz="0" w:space="0" w:color="auto"/>
        <w:left w:val="none" w:sz="0" w:space="0" w:color="auto"/>
        <w:bottom w:val="none" w:sz="0" w:space="0" w:color="auto"/>
        <w:right w:val="none" w:sz="0" w:space="0" w:color="auto"/>
      </w:divBdr>
    </w:div>
    <w:div w:id="848913548">
      <w:bodyDiv w:val="1"/>
      <w:marLeft w:val="0"/>
      <w:marRight w:val="0"/>
      <w:marTop w:val="0"/>
      <w:marBottom w:val="0"/>
      <w:divBdr>
        <w:top w:val="none" w:sz="0" w:space="0" w:color="auto"/>
        <w:left w:val="none" w:sz="0" w:space="0" w:color="auto"/>
        <w:bottom w:val="none" w:sz="0" w:space="0" w:color="auto"/>
        <w:right w:val="none" w:sz="0" w:space="0" w:color="auto"/>
      </w:divBdr>
    </w:div>
    <w:div w:id="852502048">
      <w:bodyDiv w:val="1"/>
      <w:marLeft w:val="0"/>
      <w:marRight w:val="0"/>
      <w:marTop w:val="0"/>
      <w:marBottom w:val="0"/>
      <w:divBdr>
        <w:top w:val="none" w:sz="0" w:space="0" w:color="auto"/>
        <w:left w:val="none" w:sz="0" w:space="0" w:color="auto"/>
        <w:bottom w:val="none" w:sz="0" w:space="0" w:color="auto"/>
        <w:right w:val="none" w:sz="0" w:space="0" w:color="auto"/>
      </w:divBdr>
    </w:div>
    <w:div w:id="868104939">
      <w:bodyDiv w:val="1"/>
      <w:marLeft w:val="0"/>
      <w:marRight w:val="0"/>
      <w:marTop w:val="0"/>
      <w:marBottom w:val="0"/>
      <w:divBdr>
        <w:top w:val="none" w:sz="0" w:space="0" w:color="auto"/>
        <w:left w:val="none" w:sz="0" w:space="0" w:color="auto"/>
        <w:bottom w:val="none" w:sz="0" w:space="0" w:color="auto"/>
        <w:right w:val="none" w:sz="0" w:space="0" w:color="auto"/>
      </w:divBdr>
    </w:div>
    <w:div w:id="881748961">
      <w:bodyDiv w:val="1"/>
      <w:marLeft w:val="0"/>
      <w:marRight w:val="0"/>
      <w:marTop w:val="0"/>
      <w:marBottom w:val="0"/>
      <w:divBdr>
        <w:top w:val="none" w:sz="0" w:space="0" w:color="auto"/>
        <w:left w:val="none" w:sz="0" w:space="0" w:color="auto"/>
        <w:bottom w:val="none" w:sz="0" w:space="0" w:color="auto"/>
        <w:right w:val="none" w:sz="0" w:space="0" w:color="auto"/>
      </w:divBdr>
    </w:div>
    <w:div w:id="894045060">
      <w:bodyDiv w:val="1"/>
      <w:marLeft w:val="0"/>
      <w:marRight w:val="0"/>
      <w:marTop w:val="0"/>
      <w:marBottom w:val="0"/>
      <w:divBdr>
        <w:top w:val="none" w:sz="0" w:space="0" w:color="auto"/>
        <w:left w:val="none" w:sz="0" w:space="0" w:color="auto"/>
        <w:bottom w:val="none" w:sz="0" w:space="0" w:color="auto"/>
        <w:right w:val="none" w:sz="0" w:space="0" w:color="auto"/>
      </w:divBdr>
    </w:div>
    <w:div w:id="948465946">
      <w:bodyDiv w:val="1"/>
      <w:marLeft w:val="0"/>
      <w:marRight w:val="0"/>
      <w:marTop w:val="0"/>
      <w:marBottom w:val="0"/>
      <w:divBdr>
        <w:top w:val="none" w:sz="0" w:space="0" w:color="auto"/>
        <w:left w:val="none" w:sz="0" w:space="0" w:color="auto"/>
        <w:bottom w:val="none" w:sz="0" w:space="0" w:color="auto"/>
        <w:right w:val="none" w:sz="0" w:space="0" w:color="auto"/>
      </w:divBdr>
    </w:div>
    <w:div w:id="959189076">
      <w:bodyDiv w:val="1"/>
      <w:marLeft w:val="0"/>
      <w:marRight w:val="0"/>
      <w:marTop w:val="0"/>
      <w:marBottom w:val="0"/>
      <w:divBdr>
        <w:top w:val="none" w:sz="0" w:space="0" w:color="auto"/>
        <w:left w:val="none" w:sz="0" w:space="0" w:color="auto"/>
        <w:bottom w:val="none" w:sz="0" w:space="0" w:color="auto"/>
        <w:right w:val="none" w:sz="0" w:space="0" w:color="auto"/>
      </w:divBdr>
    </w:div>
    <w:div w:id="980231579">
      <w:bodyDiv w:val="1"/>
      <w:marLeft w:val="0"/>
      <w:marRight w:val="0"/>
      <w:marTop w:val="0"/>
      <w:marBottom w:val="0"/>
      <w:divBdr>
        <w:top w:val="none" w:sz="0" w:space="0" w:color="auto"/>
        <w:left w:val="none" w:sz="0" w:space="0" w:color="auto"/>
        <w:bottom w:val="none" w:sz="0" w:space="0" w:color="auto"/>
        <w:right w:val="none" w:sz="0" w:space="0" w:color="auto"/>
      </w:divBdr>
    </w:div>
    <w:div w:id="991250776">
      <w:bodyDiv w:val="1"/>
      <w:marLeft w:val="0"/>
      <w:marRight w:val="0"/>
      <w:marTop w:val="0"/>
      <w:marBottom w:val="0"/>
      <w:divBdr>
        <w:top w:val="none" w:sz="0" w:space="0" w:color="auto"/>
        <w:left w:val="none" w:sz="0" w:space="0" w:color="auto"/>
        <w:bottom w:val="none" w:sz="0" w:space="0" w:color="auto"/>
        <w:right w:val="none" w:sz="0" w:space="0" w:color="auto"/>
      </w:divBdr>
    </w:div>
    <w:div w:id="991955744">
      <w:bodyDiv w:val="1"/>
      <w:marLeft w:val="0"/>
      <w:marRight w:val="0"/>
      <w:marTop w:val="0"/>
      <w:marBottom w:val="0"/>
      <w:divBdr>
        <w:top w:val="none" w:sz="0" w:space="0" w:color="auto"/>
        <w:left w:val="none" w:sz="0" w:space="0" w:color="auto"/>
        <w:bottom w:val="none" w:sz="0" w:space="0" w:color="auto"/>
        <w:right w:val="none" w:sz="0" w:space="0" w:color="auto"/>
      </w:divBdr>
    </w:div>
    <w:div w:id="1004480246">
      <w:bodyDiv w:val="1"/>
      <w:marLeft w:val="0"/>
      <w:marRight w:val="0"/>
      <w:marTop w:val="0"/>
      <w:marBottom w:val="0"/>
      <w:divBdr>
        <w:top w:val="none" w:sz="0" w:space="0" w:color="auto"/>
        <w:left w:val="none" w:sz="0" w:space="0" w:color="auto"/>
        <w:bottom w:val="none" w:sz="0" w:space="0" w:color="auto"/>
        <w:right w:val="none" w:sz="0" w:space="0" w:color="auto"/>
      </w:divBdr>
    </w:div>
    <w:div w:id="1027560947">
      <w:bodyDiv w:val="1"/>
      <w:marLeft w:val="0"/>
      <w:marRight w:val="0"/>
      <w:marTop w:val="0"/>
      <w:marBottom w:val="0"/>
      <w:divBdr>
        <w:top w:val="none" w:sz="0" w:space="0" w:color="auto"/>
        <w:left w:val="none" w:sz="0" w:space="0" w:color="auto"/>
        <w:bottom w:val="none" w:sz="0" w:space="0" w:color="auto"/>
        <w:right w:val="none" w:sz="0" w:space="0" w:color="auto"/>
      </w:divBdr>
    </w:div>
    <w:div w:id="1038166586">
      <w:bodyDiv w:val="1"/>
      <w:marLeft w:val="0"/>
      <w:marRight w:val="0"/>
      <w:marTop w:val="0"/>
      <w:marBottom w:val="0"/>
      <w:divBdr>
        <w:top w:val="none" w:sz="0" w:space="0" w:color="auto"/>
        <w:left w:val="none" w:sz="0" w:space="0" w:color="auto"/>
        <w:bottom w:val="none" w:sz="0" w:space="0" w:color="auto"/>
        <w:right w:val="none" w:sz="0" w:space="0" w:color="auto"/>
      </w:divBdr>
    </w:div>
    <w:div w:id="1044325676">
      <w:bodyDiv w:val="1"/>
      <w:marLeft w:val="0"/>
      <w:marRight w:val="0"/>
      <w:marTop w:val="0"/>
      <w:marBottom w:val="0"/>
      <w:divBdr>
        <w:top w:val="none" w:sz="0" w:space="0" w:color="auto"/>
        <w:left w:val="none" w:sz="0" w:space="0" w:color="auto"/>
        <w:bottom w:val="none" w:sz="0" w:space="0" w:color="auto"/>
        <w:right w:val="none" w:sz="0" w:space="0" w:color="auto"/>
      </w:divBdr>
    </w:div>
    <w:div w:id="1058937084">
      <w:bodyDiv w:val="1"/>
      <w:marLeft w:val="0"/>
      <w:marRight w:val="0"/>
      <w:marTop w:val="0"/>
      <w:marBottom w:val="0"/>
      <w:divBdr>
        <w:top w:val="none" w:sz="0" w:space="0" w:color="auto"/>
        <w:left w:val="none" w:sz="0" w:space="0" w:color="auto"/>
        <w:bottom w:val="none" w:sz="0" w:space="0" w:color="auto"/>
        <w:right w:val="none" w:sz="0" w:space="0" w:color="auto"/>
      </w:divBdr>
    </w:div>
    <w:div w:id="1061441206">
      <w:bodyDiv w:val="1"/>
      <w:marLeft w:val="0"/>
      <w:marRight w:val="0"/>
      <w:marTop w:val="0"/>
      <w:marBottom w:val="0"/>
      <w:divBdr>
        <w:top w:val="none" w:sz="0" w:space="0" w:color="auto"/>
        <w:left w:val="none" w:sz="0" w:space="0" w:color="auto"/>
        <w:bottom w:val="none" w:sz="0" w:space="0" w:color="auto"/>
        <w:right w:val="none" w:sz="0" w:space="0" w:color="auto"/>
      </w:divBdr>
    </w:div>
    <w:div w:id="1080520665">
      <w:bodyDiv w:val="1"/>
      <w:marLeft w:val="0"/>
      <w:marRight w:val="0"/>
      <w:marTop w:val="0"/>
      <w:marBottom w:val="0"/>
      <w:divBdr>
        <w:top w:val="none" w:sz="0" w:space="0" w:color="auto"/>
        <w:left w:val="none" w:sz="0" w:space="0" w:color="auto"/>
        <w:bottom w:val="none" w:sz="0" w:space="0" w:color="auto"/>
        <w:right w:val="none" w:sz="0" w:space="0" w:color="auto"/>
      </w:divBdr>
    </w:div>
    <w:div w:id="1110127182">
      <w:bodyDiv w:val="1"/>
      <w:marLeft w:val="0"/>
      <w:marRight w:val="0"/>
      <w:marTop w:val="0"/>
      <w:marBottom w:val="0"/>
      <w:divBdr>
        <w:top w:val="none" w:sz="0" w:space="0" w:color="auto"/>
        <w:left w:val="none" w:sz="0" w:space="0" w:color="auto"/>
        <w:bottom w:val="none" w:sz="0" w:space="0" w:color="auto"/>
        <w:right w:val="none" w:sz="0" w:space="0" w:color="auto"/>
      </w:divBdr>
    </w:div>
    <w:div w:id="1113398083">
      <w:bodyDiv w:val="1"/>
      <w:marLeft w:val="0"/>
      <w:marRight w:val="0"/>
      <w:marTop w:val="0"/>
      <w:marBottom w:val="0"/>
      <w:divBdr>
        <w:top w:val="none" w:sz="0" w:space="0" w:color="auto"/>
        <w:left w:val="none" w:sz="0" w:space="0" w:color="auto"/>
        <w:bottom w:val="none" w:sz="0" w:space="0" w:color="auto"/>
        <w:right w:val="none" w:sz="0" w:space="0" w:color="auto"/>
      </w:divBdr>
    </w:div>
    <w:div w:id="1139226099">
      <w:bodyDiv w:val="1"/>
      <w:marLeft w:val="0"/>
      <w:marRight w:val="0"/>
      <w:marTop w:val="0"/>
      <w:marBottom w:val="0"/>
      <w:divBdr>
        <w:top w:val="none" w:sz="0" w:space="0" w:color="auto"/>
        <w:left w:val="none" w:sz="0" w:space="0" w:color="auto"/>
        <w:bottom w:val="none" w:sz="0" w:space="0" w:color="auto"/>
        <w:right w:val="none" w:sz="0" w:space="0" w:color="auto"/>
      </w:divBdr>
    </w:div>
    <w:div w:id="1151285462">
      <w:bodyDiv w:val="1"/>
      <w:marLeft w:val="0"/>
      <w:marRight w:val="0"/>
      <w:marTop w:val="0"/>
      <w:marBottom w:val="0"/>
      <w:divBdr>
        <w:top w:val="none" w:sz="0" w:space="0" w:color="auto"/>
        <w:left w:val="none" w:sz="0" w:space="0" w:color="auto"/>
        <w:bottom w:val="none" w:sz="0" w:space="0" w:color="auto"/>
        <w:right w:val="none" w:sz="0" w:space="0" w:color="auto"/>
      </w:divBdr>
    </w:div>
    <w:div w:id="1160345691">
      <w:bodyDiv w:val="1"/>
      <w:marLeft w:val="0"/>
      <w:marRight w:val="0"/>
      <w:marTop w:val="0"/>
      <w:marBottom w:val="0"/>
      <w:divBdr>
        <w:top w:val="none" w:sz="0" w:space="0" w:color="auto"/>
        <w:left w:val="none" w:sz="0" w:space="0" w:color="auto"/>
        <w:bottom w:val="none" w:sz="0" w:space="0" w:color="auto"/>
        <w:right w:val="none" w:sz="0" w:space="0" w:color="auto"/>
      </w:divBdr>
    </w:div>
    <w:div w:id="1165245266">
      <w:bodyDiv w:val="1"/>
      <w:marLeft w:val="0"/>
      <w:marRight w:val="0"/>
      <w:marTop w:val="0"/>
      <w:marBottom w:val="0"/>
      <w:divBdr>
        <w:top w:val="none" w:sz="0" w:space="0" w:color="auto"/>
        <w:left w:val="none" w:sz="0" w:space="0" w:color="auto"/>
        <w:bottom w:val="none" w:sz="0" w:space="0" w:color="auto"/>
        <w:right w:val="none" w:sz="0" w:space="0" w:color="auto"/>
      </w:divBdr>
    </w:div>
    <w:div w:id="1167017057">
      <w:bodyDiv w:val="1"/>
      <w:marLeft w:val="0"/>
      <w:marRight w:val="0"/>
      <w:marTop w:val="0"/>
      <w:marBottom w:val="0"/>
      <w:divBdr>
        <w:top w:val="none" w:sz="0" w:space="0" w:color="auto"/>
        <w:left w:val="none" w:sz="0" w:space="0" w:color="auto"/>
        <w:bottom w:val="none" w:sz="0" w:space="0" w:color="auto"/>
        <w:right w:val="none" w:sz="0" w:space="0" w:color="auto"/>
      </w:divBdr>
    </w:div>
    <w:div w:id="1172259478">
      <w:bodyDiv w:val="1"/>
      <w:marLeft w:val="0"/>
      <w:marRight w:val="0"/>
      <w:marTop w:val="0"/>
      <w:marBottom w:val="0"/>
      <w:divBdr>
        <w:top w:val="none" w:sz="0" w:space="0" w:color="auto"/>
        <w:left w:val="none" w:sz="0" w:space="0" w:color="auto"/>
        <w:bottom w:val="none" w:sz="0" w:space="0" w:color="auto"/>
        <w:right w:val="none" w:sz="0" w:space="0" w:color="auto"/>
      </w:divBdr>
    </w:div>
    <w:div w:id="1178155827">
      <w:bodyDiv w:val="1"/>
      <w:marLeft w:val="0"/>
      <w:marRight w:val="0"/>
      <w:marTop w:val="0"/>
      <w:marBottom w:val="0"/>
      <w:divBdr>
        <w:top w:val="none" w:sz="0" w:space="0" w:color="auto"/>
        <w:left w:val="none" w:sz="0" w:space="0" w:color="auto"/>
        <w:bottom w:val="none" w:sz="0" w:space="0" w:color="auto"/>
        <w:right w:val="none" w:sz="0" w:space="0" w:color="auto"/>
      </w:divBdr>
    </w:div>
    <w:div w:id="1195464195">
      <w:bodyDiv w:val="1"/>
      <w:marLeft w:val="0"/>
      <w:marRight w:val="0"/>
      <w:marTop w:val="0"/>
      <w:marBottom w:val="0"/>
      <w:divBdr>
        <w:top w:val="none" w:sz="0" w:space="0" w:color="auto"/>
        <w:left w:val="none" w:sz="0" w:space="0" w:color="auto"/>
        <w:bottom w:val="none" w:sz="0" w:space="0" w:color="auto"/>
        <w:right w:val="none" w:sz="0" w:space="0" w:color="auto"/>
      </w:divBdr>
    </w:div>
    <w:div w:id="1196311541">
      <w:bodyDiv w:val="1"/>
      <w:marLeft w:val="0"/>
      <w:marRight w:val="0"/>
      <w:marTop w:val="0"/>
      <w:marBottom w:val="0"/>
      <w:divBdr>
        <w:top w:val="none" w:sz="0" w:space="0" w:color="auto"/>
        <w:left w:val="none" w:sz="0" w:space="0" w:color="auto"/>
        <w:bottom w:val="none" w:sz="0" w:space="0" w:color="auto"/>
        <w:right w:val="none" w:sz="0" w:space="0" w:color="auto"/>
      </w:divBdr>
    </w:div>
    <w:div w:id="1216240418">
      <w:bodyDiv w:val="1"/>
      <w:marLeft w:val="0"/>
      <w:marRight w:val="0"/>
      <w:marTop w:val="0"/>
      <w:marBottom w:val="0"/>
      <w:divBdr>
        <w:top w:val="none" w:sz="0" w:space="0" w:color="auto"/>
        <w:left w:val="none" w:sz="0" w:space="0" w:color="auto"/>
        <w:bottom w:val="none" w:sz="0" w:space="0" w:color="auto"/>
        <w:right w:val="none" w:sz="0" w:space="0" w:color="auto"/>
      </w:divBdr>
    </w:div>
    <w:div w:id="1235820977">
      <w:bodyDiv w:val="1"/>
      <w:marLeft w:val="0"/>
      <w:marRight w:val="0"/>
      <w:marTop w:val="0"/>
      <w:marBottom w:val="0"/>
      <w:divBdr>
        <w:top w:val="none" w:sz="0" w:space="0" w:color="auto"/>
        <w:left w:val="none" w:sz="0" w:space="0" w:color="auto"/>
        <w:bottom w:val="none" w:sz="0" w:space="0" w:color="auto"/>
        <w:right w:val="none" w:sz="0" w:space="0" w:color="auto"/>
      </w:divBdr>
    </w:div>
    <w:div w:id="1247424721">
      <w:bodyDiv w:val="1"/>
      <w:marLeft w:val="0"/>
      <w:marRight w:val="0"/>
      <w:marTop w:val="0"/>
      <w:marBottom w:val="0"/>
      <w:divBdr>
        <w:top w:val="none" w:sz="0" w:space="0" w:color="auto"/>
        <w:left w:val="none" w:sz="0" w:space="0" w:color="auto"/>
        <w:bottom w:val="none" w:sz="0" w:space="0" w:color="auto"/>
        <w:right w:val="none" w:sz="0" w:space="0" w:color="auto"/>
      </w:divBdr>
    </w:div>
    <w:div w:id="1260984087">
      <w:bodyDiv w:val="1"/>
      <w:marLeft w:val="0"/>
      <w:marRight w:val="0"/>
      <w:marTop w:val="0"/>
      <w:marBottom w:val="0"/>
      <w:divBdr>
        <w:top w:val="none" w:sz="0" w:space="0" w:color="auto"/>
        <w:left w:val="none" w:sz="0" w:space="0" w:color="auto"/>
        <w:bottom w:val="none" w:sz="0" w:space="0" w:color="auto"/>
        <w:right w:val="none" w:sz="0" w:space="0" w:color="auto"/>
      </w:divBdr>
    </w:div>
    <w:div w:id="1264146227">
      <w:bodyDiv w:val="1"/>
      <w:marLeft w:val="0"/>
      <w:marRight w:val="0"/>
      <w:marTop w:val="0"/>
      <w:marBottom w:val="0"/>
      <w:divBdr>
        <w:top w:val="none" w:sz="0" w:space="0" w:color="auto"/>
        <w:left w:val="none" w:sz="0" w:space="0" w:color="auto"/>
        <w:bottom w:val="none" w:sz="0" w:space="0" w:color="auto"/>
        <w:right w:val="none" w:sz="0" w:space="0" w:color="auto"/>
      </w:divBdr>
    </w:div>
    <w:div w:id="1264455471">
      <w:bodyDiv w:val="1"/>
      <w:marLeft w:val="0"/>
      <w:marRight w:val="0"/>
      <w:marTop w:val="0"/>
      <w:marBottom w:val="0"/>
      <w:divBdr>
        <w:top w:val="none" w:sz="0" w:space="0" w:color="auto"/>
        <w:left w:val="none" w:sz="0" w:space="0" w:color="auto"/>
        <w:bottom w:val="none" w:sz="0" w:space="0" w:color="auto"/>
        <w:right w:val="none" w:sz="0" w:space="0" w:color="auto"/>
      </w:divBdr>
    </w:div>
    <w:div w:id="1268583347">
      <w:bodyDiv w:val="1"/>
      <w:marLeft w:val="0"/>
      <w:marRight w:val="0"/>
      <w:marTop w:val="0"/>
      <w:marBottom w:val="0"/>
      <w:divBdr>
        <w:top w:val="none" w:sz="0" w:space="0" w:color="auto"/>
        <w:left w:val="none" w:sz="0" w:space="0" w:color="auto"/>
        <w:bottom w:val="none" w:sz="0" w:space="0" w:color="auto"/>
        <w:right w:val="none" w:sz="0" w:space="0" w:color="auto"/>
      </w:divBdr>
    </w:div>
    <w:div w:id="1270434194">
      <w:bodyDiv w:val="1"/>
      <w:marLeft w:val="0"/>
      <w:marRight w:val="0"/>
      <w:marTop w:val="0"/>
      <w:marBottom w:val="0"/>
      <w:divBdr>
        <w:top w:val="none" w:sz="0" w:space="0" w:color="auto"/>
        <w:left w:val="none" w:sz="0" w:space="0" w:color="auto"/>
        <w:bottom w:val="none" w:sz="0" w:space="0" w:color="auto"/>
        <w:right w:val="none" w:sz="0" w:space="0" w:color="auto"/>
      </w:divBdr>
    </w:div>
    <w:div w:id="1307541303">
      <w:bodyDiv w:val="1"/>
      <w:marLeft w:val="0"/>
      <w:marRight w:val="0"/>
      <w:marTop w:val="0"/>
      <w:marBottom w:val="0"/>
      <w:divBdr>
        <w:top w:val="none" w:sz="0" w:space="0" w:color="auto"/>
        <w:left w:val="none" w:sz="0" w:space="0" w:color="auto"/>
        <w:bottom w:val="none" w:sz="0" w:space="0" w:color="auto"/>
        <w:right w:val="none" w:sz="0" w:space="0" w:color="auto"/>
      </w:divBdr>
    </w:div>
    <w:div w:id="1309748920">
      <w:bodyDiv w:val="1"/>
      <w:marLeft w:val="0"/>
      <w:marRight w:val="0"/>
      <w:marTop w:val="0"/>
      <w:marBottom w:val="0"/>
      <w:divBdr>
        <w:top w:val="none" w:sz="0" w:space="0" w:color="auto"/>
        <w:left w:val="none" w:sz="0" w:space="0" w:color="auto"/>
        <w:bottom w:val="none" w:sz="0" w:space="0" w:color="auto"/>
        <w:right w:val="none" w:sz="0" w:space="0" w:color="auto"/>
      </w:divBdr>
    </w:div>
    <w:div w:id="1319187658">
      <w:bodyDiv w:val="1"/>
      <w:marLeft w:val="0"/>
      <w:marRight w:val="0"/>
      <w:marTop w:val="0"/>
      <w:marBottom w:val="0"/>
      <w:divBdr>
        <w:top w:val="none" w:sz="0" w:space="0" w:color="auto"/>
        <w:left w:val="none" w:sz="0" w:space="0" w:color="auto"/>
        <w:bottom w:val="none" w:sz="0" w:space="0" w:color="auto"/>
        <w:right w:val="none" w:sz="0" w:space="0" w:color="auto"/>
      </w:divBdr>
    </w:div>
    <w:div w:id="1321999118">
      <w:bodyDiv w:val="1"/>
      <w:marLeft w:val="0"/>
      <w:marRight w:val="0"/>
      <w:marTop w:val="0"/>
      <w:marBottom w:val="0"/>
      <w:divBdr>
        <w:top w:val="none" w:sz="0" w:space="0" w:color="auto"/>
        <w:left w:val="none" w:sz="0" w:space="0" w:color="auto"/>
        <w:bottom w:val="none" w:sz="0" w:space="0" w:color="auto"/>
        <w:right w:val="none" w:sz="0" w:space="0" w:color="auto"/>
      </w:divBdr>
    </w:div>
    <w:div w:id="1342778051">
      <w:bodyDiv w:val="1"/>
      <w:marLeft w:val="0"/>
      <w:marRight w:val="0"/>
      <w:marTop w:val="0"/>
      <w:marBottom w:val="0"/>
      <w:divBdr>
        <w:top w:val="none" w:sz="0" w:space="0" w:color="auto"/>
        <w:left w:val="none" w:sz="0" w:space="0" w:color="auto"/>
        <w:bottom w:val="none" w:sz="0" w:space="0" w:color="auto"/>
        <w:right w:val="none" w:sz="0" w:space="0" w:color="auto"/>
      </w:divBdr>
    </w:div>
    <w:div w:id="1349520351">
      <w:bodyDiv w:val="1"/>
      <w:marLeft w:val="0"/>
      <w:marRight w:val="0"/>
      <w:marTop w:val="0"/>
      <w:marBottom w:val="0"/>
      <w:divBdr>
        <w:top w:val="none" w:sz="0" w:space="0" w:color="auto"/>
        <w:left w:val="none" w:sz="0" w:space="0" w:color="auto"/>
        <w:bottom w:val="none" w:sz="0" w:space="0" w:color="auto"/>
        <w:right w:val="none" w:sz="0" w:space="0" w:color="auto"/>
      </w:divBdr>
    </w:div>
    <w:div w:id="1350570288">
      <w:bodyDiv w:val="1"/>
      <w:marLeft w:val="0"/>
      <w:marRight w:val="0"/>
      <w:marTop w:val="0"/>
      <w:marBottom w:val="0"/>
      <w:divBdr>
        <w:top w:val="none" w:sz="0" w:space="0" w:color="auto"/>
        <w:left w:val="none" w:sz="0" w:space="0" w:color="auto"/>
        <w:bottom w:val="none" w:sz="0" w:space="0" w:color="auto"/>
        <w:right w:val="none" w:sz="0" w:space="0" w:color="auto"/>
      </w:divBdr>
    </w:div>
    <w:div w:id="1358659507">
      <w:bodyDiv w:val="1"/>
      <w:marLeft w:val="0"/>
      <w:marRight w:val="0"/>
      <w:marTop w:val="0"/>
      <w:marBottom w:val="0"/>
      <w:divBdr>
        <w:top w:val="none" w:sz="0" w:space="0" w:color="auto"/>
        <w:left w:val="none" w:sz="0" w:space="0" w:color="auto"/>
        <w:bottom w:val="none" w:sz="0" w:space="0" w:color="auto"/>
        <w:right w:val="none" w:sz="0" w:space="0" w:color="auto"/>
      </w:divBdr>
    </w:div>
    <w:div w:id="1361202533">
      <w:bodyDiv w:val="1"/>
      <w:marLeft w:val="0"/>
      <w:marRight w:val="0"/>
      <w:marTop w:val="0"/>
      <w:marBottom w:val="0"/>
      <w:divBdr>
        <w:top w:val="none" w:sz="0" w:space="0" w:color="auto"/>
        <w:left w:val="none" w:sz="0" w:space="0" w:color="auto"/>
        <w:bottom w:val="none" w:sz="0" w:space="0" w:color="auto"/>
        <w:right w:val="none" w:sz="0" w:space="0" w:color="auto"/>
      </w:divBdr>
    </w:div>
    <w:div w:id="1368095306">
      <w:bodyDiv w:val="1"/>
      <w:marLeft w:val="0"/>
      <w:marRight w:val="0"/>
      <w:marTop w:val="0"/>
      <w:marBottom w:val="0"/>
      <w:divBdr>
        <w:top w:val="none" w:sz="0" w:space="0" w:color="auto"/>
        <w:left w:val="none" w:sz="0" w:space="0" w:color="auto"/>
        <w:bottom w:val="none" w:sz="0" w:space="0" w:color="auto"/>
        <w:right w:val="none" w:sz="0" w:space="0" w:color="auto"/>
      </w:divBdr>
    </w:div>
    <w:div w:id="1372723673">
      <w:bodyDiv w:val="1"/>
      <w:marLeft w:val="0"/>
      <w:marRight w:val="0"/>
      <w:marTop w:val="0"/>
      <w:marBottom w:val="0"/>
      <w:divBdr>
        <w:top w:val="none" w:sz="0" w:space="0" w:color="auto"/>
        <w:left w:val="none" w:sz="0" w:space="0" w:color="auto"/>
        <w:bottom w:val="none" w:sz="0" w:space="0" w:color="auto"/>
        <w:right w:val="none" w:sz="0" w:space="0" w:color="auto"/>
      </w:divBdr>
    </w:div>
    <w:div w:id="1375622435">
      <w:bodyDiv w:val="1"/>
      <w:marLeft w:val="0"/>
      <w:marRight w:val="0"/>
      <w:marTop w:val="0"/>
      <w:marBottom w:val="0"/>
      <w:divBdr>
        <w:top w:val="none" w:sz="0" w:space="0" w:color="auto"/>
        <w:left w:val="none" w:sz="0" w:space="0" w:color="auto"/>
        <w:bottom w:val="none" w:sz="0" w:space="0" w:color="auto"/>
        <w:right w:val="none" w:sz="0" w:space="0" w:color="auto"/>
      </w:divBdr>
    </w:div>
    <w:div w:id="1376150855">
      <w:bodyDiv w:val="1"/>
      <w:marLeft w:val="0"/>
      <w:marRight w:val="0"/>
      <w:marTop w:val="0"/>
      <w:marBottom w:val="0"/>
      <w:divBdr>
        <w:top w:val="none" w:sz="0" w:space="0" w:color="auto"/>
        <w:left w:val="none" w:sz="0" w:space="0" w:color="auto"/>
        <w:bottom w:val="none" w:sz="0" w:space="0" w:color="auto"/>
        <w:right w:val="none" w:sz="0" w:space="0" w:color="auto"/>
      </w:divBdr>
    </w:div>
    <w:div w:id="1386297781">
      <w:bodyDiv w:val="1"/>
      <w:marLeft w:val="0"/>
      <w:marRight w:val="0"/>
      <w:marTop w:val="0"/>
      <w:marBottom w:val="0"/>
      <w:divBdr>
        <w:top w:val="none" w:sz="0" w:space="0" w:color="auto"/>
        <w:left w:val="none" w:sz="0" w:space="0" w:color="auto"/>
        <w:bottom w:val="none" w:sz="0" w:space="0" w:color="auto"/>
        <w:right w:val="none" w:sz="0" w:space="0" w:color="auto"/>
      </w:divBdr>
    </w:div>
    <w:div w:id="1392458215">
      <w:bodyDiv w:val="1"/>
      <w:marLeft w:val="0"/>
      <w:marRight w:val="0"/>
      <w:marTop w:val="0"/>
      <w:marBottom w:val="0"/>
      <w:divBdr>
        <w:top w:val="none" w:sz="0" w:space="0" w:color="auto"/>
        <w:left w:val="none" w:sz="0" w:space="0" w:color="auto"/>
        <w:bottom w:val="none" w:sz="0" w:space="0" w:color="auto"/>
        <w:right w:val="none" w:sz="0" w:space="0" w:color="auto"/>
      </w:divBdr>
    </w:div>
    <w:div w:id="1419598215">
      <w:bodyDiv w:val="1"/>
      <w:marLeft w:val="0"/>
      <w:marRight w:val="0"/>
      <w:marTop w:val="0"/>
      <w:marBottom w:val="0"/>
      <w:divBdr>
        <w:top w:val="none" w:sz="0" w:space="0" w:color="auto"/>
        <w:left w:val="none" w:sz="0" w:space="0" w:color="auto"/>
        <w:bottom w:val="none" w:sz="0" w:space="0" w:color="auto"/>
        <w:right w:val="none" w:sz="0" w:space="0" w:color="auto"/>
      </w:divBdr>
    </w:div>
    <w:div w:id="1429349816">
      <w:bodyDiv w:val="1"/>
      <w:marLeft w:val="0"/>
      <w:marRight w:val="0"/>
      <w:marTop w:val="0"/>
      <w:marBottom w:val="0"/>
      <w:divBdr>
        <w:top w:val="none" w:sz="0" w:space="0" w:color="auto"/>
        <w:left w:val="none" w:sz="0" w:space="0" w:color="auto"/>
        <w:bottom w:val="none" w:sz="0" w:space="0" w:color="auto"/>
        <w:right w:val="none" w:sz="0" w:space="0" w:color="auto"/>
      </w:divBdr>
    </w:div>
    <w:div w:id="1429958499">
      <w:bodyDiv w:val="1"/>
      <w:marLeft w:val="0"/>
      <w:marRight w:val="0"/>
      <w:marTop w:val="0"/>
      <w:marBottom w:val="0"/>
      <w:divBdr>
        <w:top w:val="none" w:sz="0" w:space="0" w:color="auto"/>
        <w:left w:val="none" w:sz="0" w:space="0" w:color="auto"/>
        <w:bottom w:val="none" w:sz="0" w:space="0" w:color="auto"/>
        <w:right w:val="none" w:sz="0" w:space="0" w:color="auto"/>
      </w:divBdr>
    </w:div>
    <w:div w:id="1431390787">
      <w:bodyDiv w:val="1"/>
      <w:marLeft w:val="0"/>
      <w:marRight w:val="0"/>
      <w:marTop w:val="0"/>
      <w:marBottom w:val="0"/>
      <w:divBdr>
        <w:top w:val="none" w:sz="0" w:space="0" w:color="auto"/>
        <w:left w:val="none" w:sz="0" w:space="0" w:color="auto"/>
        <w:bottom w:val="none" w:sz="0" w:space="0" w:color="auto"/>
        <w:right w:val="none" w:sz="0" w:space="0" w:color="auto"/>
      </w:divBdr>
    </w:div>
    <w:div w:id="1434857765">
      <w:bodyDiv w:val="1"/>
      <w:marLeft w:val="0"/>
      <w:marRight w:val="0"/>
      <w:marTop w:val="0"/>
      <w:marBottom w:val="0"/>
      <w:divBdr>
        <w:top w:val="none" w:sz="0" w:space="0" w:color="auto"/>
        <w:left w:val="none" w:sz="0" w:space="0" w:color="auto"/>
        <w:bottom w:val="none" w:sz="0" w:space="0" w:color="auto"/>
        <w:right w:val="none" w:sz="0" w:space="0" w:color="auto"/>
      </w:divBdr>
    </w:div>
    <w:div w:id="1436753604">
      <w:bodyDiv w:val="1"/>
      <w:marLeft w:val="0"/>
      <w:marRight w:val="0"/>
      <w:marTop w:val="0"/>
      <w:marBottom w:val="0"/>
      <w:divBdr>
        <w:top w:val="none" w:sz="0" w:space="0" w:color="auto"/>
        <w:left w:val="none" w:sz="0" w:space="0" w:color="auto"/>
        <w:bottom w:val="none" w:sz="0" w:space="0" w:color="auto"/>
        <w:right w:val="none" w:sz="0" w:space="0" w:color="auto"/>
      </w:divBdr>
    </w:div>
    <w:div w:id="1454396751">
      <w:bodyDiv w:val="1"/>
      <w:marLeft w:val="0"/>
      <w:marRight w:val="0"/>
      <w:marTop w:val="0"/>
      <w:marBottom w:val="0"/>
      <w:divBdr>
        <w:top w:val="none" w:sz="0" w:space="0" w:color="auto"/>
        <w:left w:val="none" w:sz="0" w:space="0" w:color="auto"/>
        <w:bottom w:val="none" w:sz="0" w:space="0" w:color="auto"/>
        <w:right w:val="none" w:sz="0" w:space="0" w:color="auto"/>
      </w:divBdr>
    </w:div>
    <w:div w:id="1457026461">
      <w:bodyDiv w:val="1"/>
      <w:marLeft w:val="0"/>
      <w:marRight w:val="0"/>
      <w:marTop w:val="0"/>
      <w:marBottom w:val="0"/>
      <w:divBdr>
        <w:top w:val="none" w:sz="0" w:space="0" w:color="auto"/>
        <w:left w:val="none" w:sz="0" w:space="0" w:color="auto"/>
        <w:bottom w:val="none" w:sz="0" w:space="0" w:color="auto"/>
        <w:right w:val="none" w:sz="0" w:space="0" w:color="auto"/>
      </w:divBdr>
    </w:div>
    <w:div w:id="1472674016">
      <w:bodyDiv w:val="1"/>
      <w:marLeft w:val="0"/>
      <w:marRight w:val="0"/>
      <w:marTop w:val="0"/>
      <w:marBottom w:val="0"/>
      <w:divBdr>
        <w:top w:val="none" w:sz="0" w:space="0" w:color="auto"/>
        <w:left w:val="none" w:sz="0" w:space="0" w:color="auto"/>
        <w:bottom w:val="none" w:sz="0" w:space="0" w:color="auto"/>
        <w:right w:val="none" w:sz="0" w:space="0" w:color="auto"/>
      </w:divBdr>
    </w:div>
    <w:div w:id="1482229533">
      <w:bodyDiv w:val="1"/>
      <w:marLeft w:val="0"/>
      <w:marRight w:val="0"/>
      <w:marTop w:val="0"/>
      <w:marBottom w:val="0"/>
      <w:divBdr>
        <w:top w:val="none" w:sz="0" w:space="0" w:color="auto"/>
        <w:left w:val="none" w:sz="0" w:space="0" w:color="auto"/>
        <w:bottom w:val="none" w:sz="0" w:space="0" w:color="auto"/>
        <w:right w:val="none" w:sz="0" w:space="0" w:color="auto"/>
      </w:divBdr>
    </w:div>
    <w:div w:id="1487353812">
      <w:bodyDiv w:val="1"/>
      <w:marLeft w:val="0"/>
      <w:marRight w:val="0"/>
      <w:marTop w:val="0"/>
      <w:marBottom w:val="0"/>
      <w:divBdr>
        <w:top w:val="none" w:sz="0" w:space="0" w:color="auto"/>
        <w:left w:val="none" w:sz="0" w:space="0" w:color="auto"/>
        <w:bottom w:val="none" w:sz="0" w:space="0" w:color="auto"/>
        <w:right w:val="none" w:sz="0" w:space="0" w:color="auto"/>
      </w:divBdr>
    </w:div>
    <w:div w:id="1505785379">
      <w:bodyDiv w:val="1"/>
      <w:marLeft w:val="0"/>
      <w:marRight w:val="0"/>
      <w:marTop w:val="0"/>
      <w:marBottom w:val="0"/>
      <w:divBdr>
        <w:top w:val="none" w:sz="0" w:space="0" w:color="auto"/>
        <w:left w:val="none" w:sz="0" w:space="0" w:color="auto"/>
        <w:bottom w:val="none" w:sz="0" w:space="0" w:color="auto"/>
        <w:right w:val="none" w:sz="0" w:space="0" w:color="auto"/>
      </w:divBdr>
    </w:div>
    <w:div w:id="1510562894">
      <w:bodyDiv w:val="1"/>
      <w:marLeft w:val="0"/>
      <w:marRight w:val="0"/>
      <w:marTop w:val="0"/>
      <w:marBottom w:val="0"/>
      <w:divBdr>
        <w:top w:val="none" w:sz="0" w:space="0" w:color="auto"/>
        <w:left w:val="none" w:sz="0" w:space="0" w:color="auto"/>
        <w:bottom w:val="none" w:sz="0" w:space="0" w:color="auto"/>
        <w:right w:val="none" w:sz="0" w:space="0" w:color="auto"/>
      </w:divBdr>
    </w:div>
    <w:div w:id="1514489881">
      <w:bodyDiv w:val="1"/>
      <w:marLeft w:val="0"/>
      <w:marRight w:val="0"/>
      <w:marTop w:val="0"/>
      <w:marBottom w:val="0"/>
      <w:divBdr>
        <w:top w:val="none" w:sz="0" w:space="0" w:color="auto"/>
        <w:left w:val="none" w:sz="0" w:space="0" w:color="auto"/>
        <w:bottom w:val="none" w:sz="0" w:space="0" w:color="auto"/>
        <w:right w:val="none" w:sz="0" w:space="0" w:color="auto"/>
      </w:divBdr>
    </w:div>
    <w:div w:id="1582712441">
      <w:bodyDiv w:val="1"/>
      <w:marLeft w:val="0"/>
      <w:marRight w:val="0"/>
      <w:marTop w:val="0"/>
      <w:marBottom w:val="0"/>
      <w:divBdr>
        <w:top w:val="none" w:sz="0" w:space="0" w:color="auto"/>
        <w:left w:val="none" w:sz="0" w:space="0" w:color="auto"/>
        <w:bottom w:val="none" w:sz="0" w:space="0" w:color="auto"/>
        <w:right w:val="none" w:sz="0" w:space="0" w:color="auto"/>
      </w:divBdr>
    </w:div>
    <w:div w:id="1591113420">
      <w:bodyDiv w:val="1"/>
      <w:marLeft w:val="0"/>
      <w:marRight w:val="0"/>
      <w:marTop w:val="0"/>
      <w:marBottom w:val="0"/>
      <w:divBdr>
        <w:top w:val="none" w:sz="0" w:space="0" w:color="auto"/>
        <w:left w:val="none" w:sz="0" w:space="0" w:color="auto"/>
        <w:bottom w:val="none" w:sz="0" w:space="0" w:color="auto"/>
        <w:right w:val="none" w:sz="0" w:space="0" w:color="auto"/>
      </w:divBdr>
    </w:div>
    <w:div w:id="1609852395">
      <w:bodyDiv w:val="1"/>
      <w:marLeft w:val="0"/>
      <w:marRight w:val="0"/>
      <w:marTop w:val="0"/>
      <w:marBottom w:val="0"/>
      <w:divBdr>
        <w:top w:val="none" w:sz="0" w:space="0" w:color="auto"/>
        <w:left w:val="none" w:sz="0" w:space="0" w:color="auto"/>
        <w:bottom w:val="none" w:sz="0" w:space="0" w:color="auto"/>
        <w:right w:val="none" w:sz="0" w:space="0" w:color="auto"/>
      </w:divBdr>
    </w:div>
    <w:div w:id="1619723545">
      <w:bodyDiv w:val="1"/>
      <w:marLeft w:val="0"/>
      <w:marRight w:val="0"/>
      <w:marTop w:val="0"/>
      <w:marBottom w:val="0"/>
      <w:divBdr>
        <w:top w:val="none" w:sz="0" w:space="0" w:color="auto"/>
        <w:left w:val="none" w:sz="0" w:space="0" w:color="auto"/>
        <w:bottom w:val="none" w:sz="0" w:space="0" w:color="auto"/>
        <w:right w:val="none" w:sz="0" w:space="0" w:color="auto"/>
      </w:divBdr>
    </w:div>
    <w:div w:id="1647125253">
      <w:bodyDiv w:val="1"/>
      <w:marLeft w:val="0"/>
      <w:marRight w:val="0"/>
      <w:marTop w:val="0"/>
      <w:marBottom w:val="0"/>
      <w:divBdr>
        <w:top w:val="none" w:sz="0" w:space="0" w:color="auto"/>
        <w:left w:val="none" w:sz="0" w:space="0" w:color="auto"/>
        <w:bottom w:val="none" w:sz="0" w:space="0" w:color="auto"/>
        <w:right w:val="none" w:sz="0" w:space="0" w:color="auto"/>
      </w:divBdr>
    </w:div>
    <w:div w:id="1662469595">
      <w:bodyDiv w:val="1"/>
      <w:marLeft w:val="0"/>
      <w:marRight w:val="0"/>
      <w:marTop w:val="0"/>
      <w:marBottom w:val="0"/>
      <w:divBdr>
        <w:top w:val="none" w:sz="0" w:space="0" w:color="auto"/>
        <w:left w:val="none" w:sz="0" w:space="0" w:color="auto"/>
        <w:bottom w:val="none" w:sz="0" w:space="0" w:color="auto"/>
        <w:right w:val="none" w:sz="0" w:space="0" w:color="auto"/>
      </w:divBdr>
    </w:div>
    <w:div w:id="1684745367">
      <w:bodyDiv w:val="1"/>
      <w:marLeft w:val="0"/>
      <w:marRight w:val="0"/>
      <w:marTop w:val="0"/>
      <w:marBottom w:val="0"/>
      <w:divBdr>
        <w:top w:val="none" w:sz="0" w:space="0" w:color="auto"/>
        <w:left w:val="none" w:sz="0" w:space="0" w:color="auto"/>
        <w:bottom w:val="none" w:sz="0" w:space="0" w:color="auto"/>
        <w:right w:val="none" w:sz="0" w:space="0" w:color="auto"/>
      </w:divBdr>
    </w:div>
    <w:div w:id="1699357479">
      <w:bodyDiv w:val="1"/>
      <w:marLeft w:val="0"/>
      <w:marRight w:val="0"/>
      <w:marTop w:val="0"/>
      <w:marBottom w:val="0"/>
      <w:divBdr>
        <w:top w:val="none" w:sz="0" w:space="0" w:color="auto"/>
        <w:left w:val="none" w:sz="0" w:space="0" w:color="auto"/>
        <w:bottom w:val="none" w:sz="0" w:space="0" w:color="auto"/>
        <w:right w:val="none" w:sz="0" w:space="0" w:color="auto"/>
      </w:divBdr>
    </w:div>
    <w:div w:id="1714768291">
      <w:bodyDiv w:val="1"/>
      <w:marLeft w:val="0"/>
      <w:marRight w:val="0"/>
      <w:marTop w:val="0"/>
      <w:marBottom w:val="0"/>
      <w:divBdr>
        <w:top w:val="none" w:sz="0" w:space="0" w:color="auto"/>
        <w:left w:val="none" w:sz="0" w:space="0" w:color="auto"/>
        <w:bottom w:val="none" w:sz="0" w:space="0" w:color="auto"/>
        <w:right w:val="none" w:sz="0" w:space="0" w:color="auto"/>
      </w:divBdr>
    </w:div>
    <w:div w:id="1718813591">
      <w:bodyDiv w:val="1"/>
      <w:marLeft w:val="0"/>
      <w:marRight w:val="0"/>
      <w:marTop w:val="0"/>
      <w:marBottom w:val="0"/>
      <w:divBdr>
        <w:top w:val="none" w:sz="0" w:space="0" w:color="auto"/>
        <w:left w:val="none" w:sz="0" w:space="0" w:color="auto"/>
        <w:bottom w:val="none" w:sz="0" w:space="0" w:color="auto"/>
        <w:right w:val="none" w:sz="0" w:space="0" w:color="auto"/>
      </w:divBdr>
    </w:div>
    <w:div w:id="1720546201">
      <w:bodyDiv w:val="1"/>
      <w:marLeft w:val="0"/>
      <w:marRight w:val="0"/>
      <w:marTop w:val="0"/>
      <w:marBottom w:val="0"/>
      <w:divBdr>
        <w:top w:val="none" w:sz="0" w:space="0" w:color="auto"/>
        <w:left w:val="none" w:sz="0" w:space="0" w:color="auto"/>
        <w:bottom w:val="none" w:sz="0" w:space="0" w:color="auto"/>
        <w:right w:val="none" w:sz="0" w:space="0" w:color="auto"/>
      </w:divBdr>
    </w:div>
    <w:div w:id="1720936697">
      <w:bodyDiv w:val="1"/>
      <w:marLeft w:val="0"/>
      <w:marRight w:val="0"/>
      <w:marTop w:val="0"/>
      <w:marBottom w:val="0"/>
      <w:divBdr>
        <w:top w:val="none" w:sz="0" w:space="0" w:color="auto"/>
        <w:left w:val="none" w:sz="0" w:space="0" w:color="auto"/>
        <w:bottom w:val="none" w:sz="0" w:space="0" w:color="auto"/>
        <w:right w:val="none" w:sz="0" w:space="0" w:color="auto"/>
      </w:divBdr>
    </w:div>
    <w:div w:id="1727413118">
      <w:bodyDiv w:val="1"/>
      <w:marLeft w:val="0"/>
      <w:marRight w:val="0"/>
      <w:marTop w:val="0"/>
      <w:marBottom w:val="0"/>
      <w:divBdr>
        <w:top w:val="none" w:sz="0" w:space="0" w:color="auto"/>
        <w:left w:val="none" w:sz="0" w:space="0" w:color="auto"/>
        <w:bottom w:val="none" w:sz="0" w:space="0" w:color="auto"/>
        <w:right w:val="none" w:sz="0" w:space="0" w:color="auto"/>
      </w:divBdr>
    </w:div>
    <w:div w:id="1741638419">
      <w:bodyDiv w:val="1"/>
      <w:marLeft w:val="0"/>
      <w:marRight w:val="0"/>
      <w:marTop w:val="0"/>
      <w:marBottom w:val="0"/>
      <w:divBdr>
        <w:top w:val="none" w:sz="0" w:space="0" w:color="auto"/>
        <w:left w:val="none" w:sz="0" w:space="0" w:color="auto"/>
        <w:bottom w:val="none" w:sz="0" w:space="0" w:color="auto"/>
        <w:right w:val="none" w:sz="0" w:space="0" w:color="auto"/>
      </w:divBdr>
    </w:div>
    <w:div w:id="1760952769">
      <w:bodyDiv w:val="1"/>
      <w:marLeft w:val="0"/>
      <w:marRight w:val="0"/>
      <w:marTop w:val="0"/>
      <w:marBottom w:val="0"/>
      <w:divBdr>
        <w:top w:val="none" w:sz="0" w:space="0" w:color="auto"/>
        <w:left w:val="none" w:sz="0" w:space="0" w:color="auto"/>
        <w:bottom w:val="none" w:sz="0" w:space="0" w:color="auto"/>
        <w:right w:val="none" w:sz="0" w:space="0" w:color="auto"/>
      </w:divBdr>
    </w:div>
    <w:div w:id="1769808866">
      <w:bodyDiv w:val="1"/>
      <w:marLeft w:val="0"/>
      <w:marRight w:val="0"/>
      <w:marTop w:val="0"/>
      <w:marBottom w:val="0"/>
      <w:divBdr>
        <w:top w:val="none" w:sz="0" w:space="0" w:color="auto"/>
        <w:left w:val="none" w:sz="0" w:space="0" w:color="auto"/>
        <w:bottom w:val="none" w:sz="0" w:space="0" w:color="auto"/>
        <w:right w:val="none" w:sz="0" w:space="0" w:color="auto"/>
      </w:divBdr>
    </w:div>
    <w:div w:id="1777556170">
      <w:bodyDiv w:val="1"/>
      <w:marLeft w:val="0"/>
      <w:marRight w:val="0"/>
      <w:marTop w:val="0"/>
      <w:marBottom w:val="0"/>
      <w:divBdr>
        <w:top w:val="none" w:sz="0" w:space="0" w:color="auto"/>
        <w:left w:val="none" w:sz="0" w:space="0" w:color="auto"/>
        <w:bottom w:val="none" w:sz="0" w:space="0" w:color="auto"/>
        <w:right w:val="none" w:sz="0" w:space="0" w:color="auto"/>
      </w:divBdr>
    </w:div>
    <w:div w:id="1777753639">
      <w:bodyDiv w:val="1"/>
      <w:marLeft w:val="0"/>
      <w:marRight w:val="0"/>
      <w:marTop w:val="0"/>
      <w:marBottom w:val="0"/>
      <w:divBdr>
        <w:top w:val="none" w:sz="0" w:space="0" w:color="auto"/>
        <w:left w:val="none" w:sz="0" w:space="0" w:color="auto"/>
        <w:bottom w:val="none" w:sz="0" w:space="0" w:color="auto"/>
        <w:right w:val="none" w:sz="0" w:space="0" w:color="auto"/>
      </w:divBdr>
    </w:div>
    <w:div w:id="1782605804">
      <w:bodyDiv w:val="1"/>
      <w:marLeft w:val="0"/>
      <w:marRight w:val="0"/>
      <w:marTop w:val="0"/>
      <w:marBottom w:val="0"/>
      <w:divBdr>
        <w:top w:val="none" w:sz="0" w:space="0" w:color="auto"/>
        <w:left w:val="none" w:sz="0" w:space="0" w:color="auto"/>
        <w:bottom w:val="none" w:sz="0" w:space="0" w:color="auto"/>
        <w:right w:val="none" w:sz="0" w:space="0" w:color="auto"/>
      </w:divBdr>
    </w:div>
    <w:div w:id="1800028601">
      <w:bodyDiv w:val="1"/>
      <w:marLeft w:val="0"/>
      <w:marRight w:val="0"/>
      <w:marTop w:val="0"/>
      <w:marBottom w:val="0"/>
      <w:divBdr>
        <w:top w:val="none" w:sz="0" w:space="0" w:color="auto"/>
        <w:left w:val="none" w:sz="0" w:space="0" w:color="auto"/>
        <w:bottom w:val="none" w:sz="0" w:space="0" w:color="auto"/>
        <w:right w:val="none" w:sz="0" w:space="0" w:color="auto"/>
      </w:divBdr>
    </w:div>
    <w:div w:id="1814983111">
      <w:bodyDiv w:val="1"/>
      <w:marLeft w:val="0"/>
      <w:marRight w:val="0"/>
      <w:marTop w:val="0"/>
      <w:marBottom w:val="0"/>
      <w:divBdr>
        <w:top w:val="none" w:sz="0" w:space="0" w:color="auto"/>
        <w:left w:val="none" w:sz="0" w:space="0" w:color="auto"/>
        <w:bottom w:val="none" w:sz="0" w:space="0" w:color="auto"/>
        <w:right w:val="none" w:sz="0" w:space="0" w:color="auto"/>
      </w:divBdr>
    </w:div>
    <w:div w:id="1840656083">
      <w:bodyDiv w:val="1"/>
      <w:marLeft w:val="0"/>
      <w:marRight w:val="0"/>
      <w:marTop w:val="0"/>
      <w:marBottom w:val="0"/>
      <w:divBdr>
        <w:top w:val="none" w:sz="0" w:space="0" w:color="auto"/>
        <w:left w:val="none" w:sz="0" w:space="0" w:color="auto"/>
        <w:bottom w:val="none" w:sz="0" w:space="0" w:color="auto"/>
        <w:right w:val="none" w:sz="0" w:space="0" w:color="auto"/>
      </w:divBdr>
    </w:div>
    <w:div w:id="1842157262">
      <w:bodyDiv w:val="1"/>
      <w:marLeft w:val="0"/>
      <w:marRight w:val="0"/>
      <w:marTop w:val="0"/>
      <w:marBottom w:val="0"/>
      <w:divBdr>
        <w:top w:val="none" w:sz="0" w:space="0" w:color="auto"/>
        <w:left w:val="none" w:sz="0" w:space="0" w:color="auto"/>
        <w:bottom w:val="none" w:sz="0" w:space="0" w:color="auto"/>
        <w:right w:val="none" w:sz="0" w:space="0" w:color="auto"/>
      </w:divBdr>
    </w:div>
    <w:div w:id="1846364689">
      <w:bodyDiv w:val="1"/>
      <w:marLeft w:val="0"/>
      <w:marRight w:val="0"/>
      <w:marTop w:val="0"/>
      <w:marBottom w:val="0"/>
      <w:divBdr>
        <w:top w:val="none" w:sz="0" w:space="0" w:color="auto"/>
        <w:left w:val="none" w:sz="0" w:space="0" w:color="auto"/>
        <w:bottom w:val="none" w:sz="0" w:space="0" w:color="auto"/>
        <w:right w:val="none" w:sz="0" w:space="0" w:color="auto"/>
      </w:divBdr>
    </w:div>
    <w:div w:id="1848903434">
      <w:bodyDiv w:val="1"/>
      <w:marLeft w:val="0"/>
      <w:marRight w:val="0"/>
      <w:marTop w:val="0"/>
      <w:marBottom w:val="0"/>
      <w:divBdr>
        <w:top w:val="none" w:sz="0" w:space="0" w:color="auto"/>
        <w:left w:val="none" w:sz="0" w:space="0" w:color="auto"/>
        <w:bottom w:val="none" w:sz="0" w:space="0" w:color="auto"/>
        <w:right w:val="none" w:sz="0" w:space="0" w:color="auto"/>
      </w:divBdr>
    </w:div>
    <w:div w:id="1864201874">
      <w:bodyDiv w:val="1"/>
      <w:marLeft w:val="0"/>
      <w:marRight w:val="0"/>
      <w:marTop w:val="0"/>
      <w:marBottom w:val="0"/>
      <w:divBdr>
        <w:top w:val="none" w:sz="0" w:space="0" w:color="auto"/>
        <w:left w:val="none" w:sz="0" w:space="0" w:color="auto"/>
        <w:bottom w:val="none" w:sz="0" w:space="0" w:color="auto"/>
        <w:right w:val="none" w:sz="0" w:space="0" w:color="auto"/>
      </w:divBdr>
    </w:div>
    <w:div w:id="1865632452">
      <w:bodyDiv w:val="1"/>
      <w:marLeft w:val="0"/>
      <w:marRight w:val="0"/>
      <w:marTop w:val="0"/>
      <w:marBottom w:val="0"/>
      <w:divBdr>
        <w:top w:val="none" w:sz="0" w:space="0" w:color="auto"/>
        <w:left w:val="none" w:sz="0" w:space="0" w:color="auto"/>
        <w:bottom w:val="none" w:sz="0" w:space="0" w:color="auto"/>
        <w:right w:val="none" w:sz="0" w:space="0" w:color="auto"/>
      </w:divBdr>
    </w:div>
    <w:div w:id="1872722292">
      <w:bodyDiv w:val="1"/>
      <w:marLeft w:val="0"/>
      <w:marRight w:val="0"/>
      <w:marTop w:val="0"/>
      <w:marBottom w:val="0"/>
      <w:divBdr>
        <w:top w:val="none" w:sz="0" w:space="0" w:color="auto"/>
        <w:left w:val="none" w:sz="0" w:space="0" w:color="auto"/>
        <w:bottom w:val="none" w:sz="0" w:space="0" w:color="auto"/>
        <w:right w:val="none" w:sz="0" w:space="0" w:color="auto"/>
      </w:divBdr>
    </w:div>
    <w:div w:id="1876844021">
      <w:bodyDiv w:val="1"/>
      <w:marLeft w:val="0"/>
      <w:marRight w:val="0"/>
      <w:marTop w:val="0"/>
      <w:marBottom w:val="0"/>
      <w:divBdr>
        <w:top w:val="none" w:sz="0" w:space="0" w:color="auto"/>
        <w:left w:val="none" w:sz="0" w:space="0" w:color="auto"/>
        <w:bottom w:val="none" w:sz="0" w:space="0" w:color="auto"/>
        <w:right w:val="none" w:sz="0" w:space="0" w:color="auto"/>
      </w:divBdr>
    </w:div>
    <w:div w:id="1888225593">
      <w:bodyDiv w:val="1"/>
      <w:marLeft w:val="0"/>
      <w:marRight w:val="0"/>
      <w:marTop w:val="0"/>
      <w:marBottom w:val="0"/>
      <w:divBdr>
        <w:top w:val="none" w:sz="0" w:space="0" w:color="auto"/>
        <w:left w:val="none" w:sz="0" w:space="0" w:color="auto"/>
        <w:bottom w:val="none" w:sz="0" w:space="0" w:color="auto"/>
        <w:right w:val="none" w:sz="0" w:space="0" w:color="auto"/>
      </w:divBdr>
    </w:div>
    <w:div w:id="1895576451">
      <w:bodyDiv w:val="1"/>
      <w:marLeft w:val="0"/>
      <w:marRight w:val="0"/>
      <w:marTop w:val="0"/>
      <w:marBottom w:val="0"/>
      <w:divBdr>
        <w:top w:val="none" w:sz="0" w:space="0" w:color="auto"/>
        <w:left w:val="none" w:sz="0" w:space="0" w:color="auto"/>
        <w:bottom w:val="none" w:sz="0" w:space="0" w:color="auto"/>
        <w:right w:val="none" w:sz="0" w:space="0" w:color="auto"/>
      </w:divBdr>
    </w:div>
    <w:div w:id="1898198744">
      <w:bodyDiv w:val="1"/>
      <w:marLeft w:val="0"/>
      <w:marRight w:val="0"/>
      <w:marTop w:val="0"/>
      <w:marBottom w:val="0"/>
      <w:divBdr>
        <w:top w:val="none" w:sz="0" w:space="0" w:color="auto"/>
        <w:left w:val="none" w:sz="0" w:space="0" w:color="auto"/>
        <w:bottom w:val="none" w:sz="0" w:space="0" w:color="auto"/>
        <w:right w:val="none" w:sz="0" w:space="0" w:color="auto"/>
      </w:divBdr>
    </w:div>
    <w:div w:id="1899978003">
      <w:bodyDiv w:val="1"/>
      <w:marLeft w:val="0"/>
      <w:marRight w:val="0"/>
      <w:marTop w:val="0"/>
      <w:marBottom w:val="0"/>
      <w:divBdr>
        <w:top w:val="none" w:sz="0" w:space="0" w:color="auto"/>
        <w:left w:val="none" w:sz="0" w:space="0" w:color="auto"/>
        <w:bottom w:val="none" w:sz="0" w:space="0" w:color="auto"/>
        <w:right w:val="none" w:sz="0" w:space="0" w:color="auto"/>
      </w:divBdr>
    </w:div>
    <w:div w:id="1920752260">
      <w:bodyDiv w:val="1"/>
      <w:marLeft w:val="0"/>
      <w:marRight w:val="0"/>
      <w:marTop w:val="0"/>
      <w:marBottom w:val="0"/>
      <w:divBdr>
        <w:top w:val="none" w:sz="0" w:space="0" w:color="auto"/>
        <w:left w:val="none" w:sz="0" w:space="0" w:color="auto"/>
        <w:bottom w:val="none" w:sz="0" w:space="0" w:color="auto"/>
        <w:right w:val="none" w:sz="0" w:space="0" w:color="auto"/>
      </w:divBdr>
    </w:div>
    <w:div w:id="1922448873">
      <w:bodyDiv w:val="1"/>
      <w:marLeft w:val="0"/>
      <w:marRight w:val="0"/>
      <w:marTop w:val="0"/>
      <w:marBottom w:val="0"/>
      <w:divBdr>
        <w:top w:val="none" w:sz="0" w:space="0" w:color="auto"/>
        <w:left w:val="none" w:sz="0" w:space="0" w:color="auto"/>
        <w:bottom w:val="none" w:sz="0" w:space="0" w:color="auto"/>
        <w:right w:val="none" w:sz="0" w:space="0" w:color="auto"/>
      </w:divBdr>
    </w:div>
    <w:div w:id="1925845192">
      <w:bodyDiv w:val="1"/>
      <w:marLeft w:val="0"/>
      <w:marRight w:val="0"/>
      <w:marTop w:val="0"/>
      <w:marBottom w:val="0"/>
      <w:divBdr>
        <w:top w:val="none" w:sz="0" w:space="0" w:color="auto"/>
        <w:left w:val="none" w:sz="0" w:space="0" w:color="auto"/>
        <w:bottom w:val="none" w:sz="0" w:space="0" w:color="auto"/>
        <w:right w:val="none" w:sz="0" w:space="0" w:color="auto"/>
      </w:divBdr>
    </w:div>
    <w:div w:id="1933076987">
      <w:bodyDiv w:val="1"/>
      <w:marLeft w:val="0"/>
      <w:marRight w:val="0"/>
      <w:marTop w:val="0"/>
      <w:marBottom w:val="0"/>
      <w:divBdr>
        <w:top w:val="none" w:sz="0" w:space="0" w:color="auto"/>
        <w:left w:val="none" w:sz="0" w:space="0" w:color="auto"/>
        <w:bottom w:val="none" w:sz="0" w:space="0" w:color="auto"/>
        <w:right w:val="none" w:sz="0" w:space="0" w:color="auto"/>
      </w:divBdr>
    </w:div>
    <w:div w:id="1935479673">
      <w:bodyDiv w:val="1"/>
      <w:marLeft w:val="0"/>
      <w:marRight w:val="0"/>
      <w:marTop w:val="0"/>
      <w:marBottom w:val="0"/>
      <w:divBdr>
        <w:top w:val="none" w:sz="0" w:space="0" w:color="auto"/>
        <w:left w:val="none" w:sz="0" w:space="0" w:color="auto"/>
        <w:bottom w:val="none" w:sz="0" w:space="0" w:color="auto"/>
        <w:right w:val="none" w:sz="0" w:space="0" w:color="auto"/>
      </w:divBdr>
    </w:div>
    <w:div w:id="1968274619">
      <w:bodyDiv w:val="1"/>
      <w:marLeft w:val="0"/>
      <w:marRight w:val="0"/>
      <w:marTop w:val="0"/>
      <w:marBottom w:val="0"/>
      <w:divBdr>
        <w:top w:val="none" w:sz="0" w:space="0" w:color="auto"/>
        <w:left w:val="none" w:sz="0" w:space="0" w:color="auto"/>
        <w:bottom w:val="none" w:sz="0" w:space="0" w:color="auto"/>
        <w:right w:val="none" w:sz="0" w:space="0" w:color="auto"/>
      </w:divBdr>
    </w:div>
    <w:div w:id="1973510830">
      <w:bodyDiv w:val="1"/>
      <w:marLeft w:val="0"/>
      <w:marRight w:val="0"/>
      <w:marTop w:val="0"/>
      <w:marBottom w:val="0"/>
      <w:divBdr>
        <w:top w:val="none" w:sz="0" w:space="0" w:color="auto"/>
        <w:left w:val="none" w:sz="0" w:space="0" w:color="auto"/>
        <w:bottom w:val="none" w:sz="0" w:space="0" w:color="auto"/>
        <w:right w:val="none" w:sz="0" w:space="0" w:color="auto"/>
      </w:divBdr>
    </w:div>
    <w:div w:id="1985157176">
      <w:bodyDiv w:val="1"/>
      <w:marLeft w:val="0"/>
      <w:marRight w:val="0"/>
      <w:marTop w:val="0"/>
      <w:marBottom w:val="0"/>
      <w:divBdr>
        <w:top w:val="none" w:sz="0" w:space="0" w:color="auto"/>
        <w:left w:val="none" w:sz="0" w:space="0" w:color="auto"/>
        <w:bottom w:val="none" w:sz="0" w:space="0" w:color="auto"/>
        <w:right w:val="none" w:sz="0" w:space="0" w:color="auto"/>
      </w:divBdr>
    </w:div>
    <w:div w:id="1995523459">
      <w:bodyDiv w:val="1"/>
      <w:marLeft w:val="0"/>
      <w:marRight w:val="0"/>
      <w:marTop w:val="0"/>
      <w:marBottom w:val="0"/>
      <w:divBdr>
        <w:top w:val="none" w:sz="0" w:space="0" w:color="auto"/>
        <w:left w:val="none" w:sz="0" w:space="0" w:color="auto"/>
        <w:bottom w:val="none" w:sz="0" w:space="0" w:color="auto"/>
        <w:right w:val="none" w:sz="0" w:space="0" w:color="auto"/>
      </w:divBdr>
    </w:div>
    <w:div w:id="1999965234">
      <w:bodyDiv w:val="1"/>
      <w:marLeft w:val="0"/>
      <w:marRight w:val="0"/>
      <w:marTop w:val="0"/>
      <w:marBottom w:val="0"/>
      <w:divBdr>
        <w:top w:val="none" w:sz="0" w:space="0" w:color="auto"/>
        <w:left w:val="none" w:sz="0" w:space="0" w:color="auto"/>
        <w:bottom w:val="none" w:sz="0" w:space="0" w:color="auto"/>
        <w:right w:val="none" w:sz="0" w:space="0" w:color="auto"/>
      </w:divBdr>
    </w:div>
    <w:div w:id="2018848185">
      <w:bodyDiv w:val="1"/>
      <w:marLeft w:val="0"/>
      <w:marRight w:val="0"/>
      <w:marTop w:val="0"/>
      <w:marBottom w:val="0"/>
      <w:divBdr>
        <w:top w:val="none" w:sz="0" w:space="0" w:color="auto"/>
        <w:left w:val="none" w:sz="0" w:space="0" w:color="auto"/>
        <w:bottom w:val="none" w:sz="0" w:space="0" w:color="auto"/>
        <w:right w:val="none" w:sz="0" w:space="0" w:color="auto"/>
      </w:divBdr>
    </w:div>
    <w:div w:id="2019695356">
      <w:bodyDiv w:val="1"/>
      <w:marLeft w:val="0"/>
      <w:marRight w:val="0"/>
      <w:marTop w:val="0"/>
      <w:marBottom w:val="0"/>
      <w:divBdr>
        <w:top w:val="none" w:sz="0" w:space="0" w:color="auto"/>
        <w:left w:val="none" w:sz="0" w:space="0" w:color="auto"/>
        <w:bottom w:val="none" w:sz="0" w:space="0" w:color="auto"/>
        <w:right w:val="none" w:sz="0" w:space="0" w:color="auto"/>
      </w:divBdr>
    </w:div>
    <w:div w:id="2025282316">
      <w:bodyDiv w:val="1"/>
      <w:marLeft w:val="0"/>
      <w:marRight w:val="0"/>
      <w:marTop w:val="0"/>
      <w:marBottom w:val="0"/>
      <w:divBdr>
        <w:top w:val="none" w:sz="0" w:space="0" w:color="auto"/>
        <w:left w:val="none" w:sz="0" w:space="0" w:color="auto"/>
        <w:bottom w:val="none" w:sz="0" w:space="0" w:color="auto"/>
        <w:right w:val="none" w:sz="0" w:space="0" w:color="auto"/>
      </w:divBdr>
    </w:div>
    <w:div w:id="2033795086">
      <w:bodyDiv w:val="1"/>
      <w:marLeft w:val="0"/>
      <w:marRight w:val="0"/>
      <w:marTop w:val="0"/>
      <w:marBottom w:val="0"/>
      <w:divBdr>
        <w:top w:val="none" w:sz="0" w:space="0" w:color="auto"/>
        <w:left w:val="none" w:sz="0" w:space="0" w:color="auto"/>
        <w:bottom w:val="none" w:sz="0" w:space="0" w:color="auto"/>
        <w:right w:val="none" w:sz="0" w:space="0" w:color="auto"/>
      </w:divBdr>
    </w:div>
    <w:div w:id="2037196309">
      <w:bodyDiv w:val="1"/>
      <w:marLeft w:val="0"/>
      <w:marRight w:val="0"/>
      <w:marTop w:val="0"/>
      <w:marBottom w:val="0"/>
      <w:divBdr>
        <w:top w:val="none" w:sz="0" w:space="0" w:color="auto"/>
        <w:left w:val="none" w:sz="0" w:space="0" w:color="auto"/>
        <w:bottom w:val="none" w:sz="0" w:space="0" w:color="auto"/>
        <w:right w:val="none" w:sz="0" w:space="0" w:color="auto"/>
      </w:divBdr>
    </w:div>
    <w:div w:id="2069915455">
      <w:bodyDiv w:val="1"/>
      <w:marLeft w:val="0"/>
      <w:marRight w:val="0"/>
      <w:marTop w:val="0"/>
      <w:marBottom w:val="0"/>
      <w:divBdr>
        <w:top w:val="none" w:sz="0" w:space="0" w:color="auto"/>
        <w:left w:val="none" w:sz="0" w:space="0" w:color="auto"/>
        <w:bottom w:val="none" w:sz="0" w:space="0" w:color="auto"/>
        <w:right w:val="none" w:sz="0" w:space="0" w:color="auto"/>
      </w:divBdr>
    </w:div>
    <w:div w:id="2081637579">
      <w:bodyDiv w:val="1"/>
      <w:marLeft w:val="0"/>
      <w:marRight w:val="0"/>
      <w:marTop w:val="0"/>
      <w:marBottom w:val="0"/>
      <w:divBdr>
        <w:top w:val="none" w:sz="0" w:space="0" w:color="auto"/>
        <w:left w:val="none" w:sz="0" w:space="0" w:color="auto"/>
        <w:bottom w:val="none" w:sz="0" w:space="0" w:color="auto"/>
        <w:right w:val="none" w:sz="0" w:space="0" w:color="auto"/>
      </w:divBdr>
    </w:div>
    <w:div w:id="2110200304">
      <w:bodyDiv w:val="1"/>
      <w:marLeft w:val="0"/>
      <w:marRight w:val="0"/>
      <w:marTop w:val="0"/>
      <w:marBottom w:val="0"/>
      <w:divBdr>
        <w:top w:val="none" w:sz="0" w:space="0" w:color="auto"/>
        <w:left w:val="none" w:sz="0" w:space="0" w:color="auto"/>
        <w:bottom w:val="none" w:sz="0" w:space="0" w:color="auto"/>
        <w:right w:val="none" w:sz="0" w:space="0" w:color="auto"/>
      </w:divBdr>
    </w:div>
    <w:div w:id="214731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diagramColors" Target="diagrams/colors1.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diagramQuickStyle" Target="diagrams/quickStyle1.xml"/><Relationship Id="rId33" Type="http://schemas.openxmlformats.org/officeDocument/2006/relationships/image" Target="media/image17.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jpeg"/><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Layout" Target="diagrams/layout1.xml"/><Relationship Id="rId32" Type="http://schemas.openxmlformats.org/officeDocument/2006/relationships/image" Target="media/image16.png"/><Relationship Id="rId37" Type="http://schemas.openxmlformats.org/officeDocument/2006/relationships/chart" Target="charts/chart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diagramData" Target="diagrams/data1.xml"/><Relationship Id="rId28" Type="http://schemas.openxmlformats.org/officeDocument/2006/relationships/image" Target="media/image12.png"/><Relationship Id="rId36" Type="http://schemas.openxmlformats.org/officeDocument/2006/relationships/image" Target="media/image20.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1.png"/><Relationship Id="rId27" Type="http://schemas.microsoft.com/office/2007/relationships/diagramDrawing" Target="diagrams/drawing1.xml"/><Relationship Id="rId30" Type="http://schemas.openxmlformats.org/officeDocument/2006/relationships/image" Target="media/image14.png"/><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D:\Dropbox\Universidad\7%20Semestre\Proyecto%20de%20Titulo\Planificac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Empleabilidad</a:t>
            </a:r>
          </a:p>
        </c:rich>
      </c:tx>
      <c:overlay val="0"/>
      <c:spPr>
        <a:noFill/>
        <a:ln>
          <a:noFill/>
        </a:ln>
        <a:effectLst/>
      </c:spPr>
    </c:title>
    <c:autoTitleDeleted val="0"/>
    <c:plotArea>
      <c:layout/>
      <c:barChart>
        <c:barDir val="col"/>
        <c:grouping val="clustered"/>
        <c:varyColors val="0"/>
        <c:ser>
          <c:idx val="0"/>
          <c:order val="0"/>
          <c:tx>
            <c:strRef>
              <c:f>Hoja1!$B$3:$B$4</c:f>
              <c:strCache>
                <c:ptCount val="2"/>
                <c:pt idx="0">
                  <c:v>Empleabilidad</c:v>
                </c:pt>
                <c:pt idx="1">
                  <c:v> 1° año</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Hoja1!$A$5:$A$11</c:f>
              <c:strCache>
                <c:ptCount val="7"/>
                <c:pt idx="0">
                  <c:v>Ingeniería Civil en Computación e Informática</c:v>
                </c:pt>
                <c:pt idx="1">
                  <c:v>Ingeniería en Computación e Informática</c:v>
                </c:pt>
                <c:pt idx="2">
                  <c:v>Ingeniería Comerial</c:v>
                </c:pt>
                <c:pt idx="3">
                  <c:v>Odontología</c:v>
                </c:pt>
                <c:pt idx="4">
                  <c:v>Medicina</c:v>
                </c:pt>
                <c:pt idx="5">
                  <c:v>Kinesiología</c:v>
                </c:pt>
                <c:pt idx="6">
                  <c:v>Derecho</c:v>
                </c:pt>
              </c:strCache>
            </c:strRef>
          </c:cat>
          <c:val>
            <c:numRef>
              <c:f>Hoja1!$B$5:$B$11</c:f>
              <c:numCache>
                <c:formatCode>0.0%</c:formatCode>
                <c:ptCount val="7"/>
                <c:pt idx="0">
                  <c:v>0.94099999999999995</c:v>
                </c:pt>
                <c:pt idx="1">
                  <c:v>0.90600000000000003</c:v>
                </c:pt>
                <c:pt idx="2">
                  <c:v>0.90300000000000002</c:v>
                </c:pt>
                <c:pt idx="3">
                  <c:v>0.89300000000000002</c:v>
                </c:pt>
                <c:pt idx="4">
                  <c:v>0.93899999999999995</c:v>
                </c:pt>
                <c:pt idx="5">
                  <c:v>0.70899999999999996</c:v>
                </c:pt>
                <c:pt idx="6">
                  <c:v>0.76600000000000001</c:v>
                </c:pt>
              </c:numCache>
            </c:numRef>
          </c:val>
        </c:ser>
        <c:ser>
          <c:idx val="1"/>
          <c:order val="1"/>
          <c:tx>
            <c:strRef>
              <c:f>Hoja1!$C$3:$C$4</c:f>
              <c:strCache>
                <c:ptCount val="2"/>
                <c:pt idx="0">
                  <c:v>Empleabilidad</c:v>
                </c:pt>
                <c:pt idx="1">
                  <c:v> 2° año</c:v>
                </c:pt>
              </c:strCache>
            </c:strRef>
          </c:tx>
          <c:spPr>
            <a:solidFill>
              <a:schemeClr val="accent2"/>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Hoja1!$A$5:$A$11</c:f>
              <c:strCache>
                <c:ptCount val="7"/>
                <c:pt idx="0">
                  <c:v>Ingeniería Civil en Computación e Informática</c:v>
                </c:pt>
                <c:pt idx="1">
                  <c:v>Ingeniería en Computación e Informática</c:v>
                </c:pt>
                <c:pt idx="2">
                  <c:v>Ingeniería Comerial</c:v>
                </c:pt>
                <c:pt idx="3">
                  <c:v>Odontología</c:v>
                </c:pt>
                <c:pt idx="4">
                  <c:v>Medicina</c:v>
                </c:pt>
                <c:pt idx="5">
                  <c:v>Kinesiología</c:v>
                </c:pt>
                <c:pt idx="6">
                  <c:v>Derecho</c:v>
                </c:pt>
              </c:strCache>
            </c:strRef>
          </c:cat>
          <c:val>
            <c:numRef>
              <c:f>Hoja1!$C$5:$C$11</c:f>
              <c:numCache>
                <c:formatCode>0.0%</c:formatCode>
                <c:ptCount val="7"/>
                <c:pt idx="0">
                  <c:v>0.96699999999999997</c:v>
                </c:pt>
                <c:pt idx="1">
                  <c:v>0.93500000000000005</c:v>
                </c:pt>
                <c:pt idx="2">
                  <c:v>0.94499999999999995</c:v>
                </c:pt>
                <c:pt idx="3">
                  <c:v>0.95199999999999996</c:v>
                </c:pt>
                <c:pt idx="4">
                  <c:v>0.94</c:v>
                </c:pt>
                <c:pt idx="5">
                  <c:v>0.84899999999999998</c:v>
                </c:pt>
                <c:pt idx="6">
                  <c:v>0.87</c:v>
                </c:pt>
              </c:numCache>
            </c:numRef>
          </c:val>
        </c:ser>
        <c:dLbls>
          <c:showLegendKey val="0"/>
          <c:showVal val="0"/>
          <c:showCatName val="0"/>
          <c:showSerName val="0"/>
          <c:showPercent val="0"/>
          <c:showBubbleSize val="0"/>
        </c:dLbls>
        <c:gapWidth val="219"/>
        <c:overlap val="-27"/>
        <c:axId val="382880032"/>
        <c:axId val="382886696"/>
      </c:barChart>
      <c:catAx>
        <c:axId val="38288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382886696"/>
        <c:crosses val="autoZero"/>
        <c:auto val="1"/>
        <c:lblAlgn val="ctr"/>
        <c:lblOffset val="100"/>
        <c:noMultiLvlLbl val="0"/>
      </c:catAx>
      <c:valAx>
        <c:axId val="382886696"/>
        <c:scaling>
          <c:orientation val="minMax"/>
          <c:max val="1"/>
          <c:min val="0.60000000000000009"/>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382880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Número de Titulados</a:t>
            </a:r>
          </a:p>
        </c:rich>
      </c:tx>
      <c:overlay val="0"/>
      <c:spPr>
        <a:noFill/>
        <a:ln>
          <a:noFill/>
        </a:ln>
        <a:effectLst/>
      </c:sp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Hoja1!$A$5:$A$11</c:f>
              <c:strCache>
                <c:ptCount val="7"/>
                <c:pt idx="0">
                  <c:v>Ingeniería Civil en Computación e Informática</c:v>
                </c:pt>
                <c:pt idx="1">
                  <c:v>Ingeniería en Computación e Informática</c:v>
                </c:pt>
                <c:pt idx="2">
                  <c:v>Ingeniería Comerial</c:v>
                </c:pt>
                <c:pt idx="3">
                  <c:v>Odontología</c:v>
                </c:pt>
                <c:pt idx="4">
                  <c:v>Medicina</c:v>
                </c:pt>
                <c:pt idx="5">
                  <c:v>Kinesiología</c:v>
                </c:pt>
                <c:pt idx="6">
                  <c:v>Derecho</c:v>
                </c:pt>
              </c:strCache>
            </c:strRef>
          </c:cat>
          <c:val>
            <c:numRef>
              <c:f>Hoja1!$D$5:$D$11</c:f>
              <c:numCache>
                <c:formatCode>General</c:formatCode>
                <c:ptCount val="7"/>
                <c:pt idx="0">
                  <c:v>780</c:v>
                </c:pt>
                <c:pt idx="1">
                  <c:v>1213</c:v>
                </c:pt>
                <c:pt idx="2">
                  <c:v>5816</c:v>
                </c:pt>
                <c:pt idx="3">
                  <c:v>1351</c:v>
                </c:pt>
                <c:pt idx="4">
                  <c:v>1979</c:v>
                </c:pt>
                <c:pt idx="5">
                  <c:v>2446</c:v>
                </c:pt>
                <c:pt idx="6">
                  <c:v>3505</c:v>
                </c:pt>
              </c:numCache>
            </c:numRef>
          </c:val>
        </c:ser>
        <c:dLbls>
          <c:showLegendKey val="0"/>
          <c:showVal val="0"/>
          <c:showCatName val="0"/>
          <c:showSerName val="0"/>
          <c:showPercent val="0"/>
          <c:showBubbleSize val="0"/>
        </c:dLbls>
        <c:gapWidth val="182"/>
        <c:axId val="382889832"/>
        <c:axId val="382890616"/>
      </c:barChart>
      <c:catAx>
        <c:axId val="3828898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382890616"/>
        <c:crosses val="autoZero"/>
        <c:auto val="1"/>
        <c:lblAlgn val="ctr"/>
        <c:lblOffset val="100"/>
        <c:noMultiLvlLbl val="0"/>
      </c:catAx>
      <c:valAx>
        <c:axId val="382890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382889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Estadisticas!$B$8</c:f>
              <c:strCache>
                <c:ptCount val="1"/>
                <c:pt idx="0">
                  <c:v>Abiertos</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Estadisticas!$C$6:$D$7</c:f>
              <c:multiLvlStrCache>
                <c:ptCount val="2"/>
                <c:lvl>
                  <c:pt idx="0">
                    <c:v>Iteración 1</c:v>
                  </c:pt>
                  <c:pt idx="1">
                    <c:v>Iteración 2</c:v>
                  </c:pt>
                </c:lvl>
                <c:lvl>
                  <c:pt idx="0">
                    <c:v>Hito 2</c:v>
                  </c:pt>
                </c:lvl>
              </c:multiLvlStrCache>
            </c:multiLvlStrRef>
          </c:cat>
          <c:val>
            <c:numRef>
              <c:f>Estadisticas!$C$8:$D$8</c:f>
              <c:numCache>
                <c:formatCode>General</c:formatCode>
                <c:ptCount val="2"/>
                <c:pt idx="0">
                  <c:v>0</c:v>
                </c:pt>
                <c:pt idx="1">
                  <c:v>1</c:v>
                </c:pt>
              </c:numCache>
            </c:numRef>
          </c:val>
        </c:ser>
        <c:ser>
          <c:idx val="1"/>
          <c:order val="1"/>
          <c:tx>
            <c:strRef>
              <c:f>Estadisticas!$B$9</c:f>
              <c:strCache>
                <c:ptCount val="1"/>
                <c:pt idx="0">
                  <c:v>En proceso</c:v>
                </c:pt>
              </c:strCache>
            </c:strRef>
          </c:tx>
          <c:spPr>
            <a:solidFill>
              <a:srgbClr val="FFC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Estadisticas!$C$6:$D$7</c:f>
              <c:multiLvlStrCache>
                <c:ptCount val="2"/>
                <c:lvl>
                  <c:pt idx="0">
                    <c:v>Iteración 1</c:v>
                  </c:pt>
                  <c:pt idx="1">
                    <c:v>Iteración 2</c:v>
                  </c:pt>
                </c:lvl>
                <c:lvl>
                  <c:pt idx="0">
                    <c:v>Hito 2</c:v>
                  </c:pt>
                </c:lvl>
              </c:multiLvlStrCache>
            </c:multiLvlStrRef>
          </c:cat>
          <c:val>
            <c:numRef>
              <c:f>Estadisticas!$C$9:$D$9</c:f>
              <c:numCache>
                <c:formatCode>General</c:formatCode>
                <c:ptCount val="2"/>
                <c:pt idx="0">
                  <c:v>1</c:v>
                </c:pt>
                <c:pt idx="1">
                  <c:v>0</c:v>
                </c:pt>
              </c:numCache>
            </c:numRef>
          </c:val>
        </c:ser>
        <c:ser>
          <c:idx val="2"/>
          <c:order val="2"/>
          <c:tx>
            <c:strRef>
              <c:f>Estadisticas!$B$10</c:f>
              <c:strCache>
                <c:ptCount val="1"/>
                <c:pt idx="0">
                  <c:v>Terminados</c:v>
                </c:pt>
              </c:strCache>
            </c:strRef>
          </c:tx>
          <c:spPr>
            <a:solidFill>
              <a:srgbClr val="92D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Estadisticas!$C$6:$D$7</c:f>
              <c:multiLvlStrCache>
                <c:ptCount val="2"/>
                <c:lvl>
                  <c:pt idx="0">
                    <c:v>Iteración 1</c:v>
                  </c:pt>
                  <c:pt idx="1">
                    <c:v>Iteración 2</c:v>
                  </c:pt>
                </c:lvl>
                <c:lvl>
                  <c:pt idx="0">
                    <c:v>Hito 2</c:v>
                  </c:pt>
                </c:lvl>
              </c:multiLvlStrCache>
            </c:multiLvlStrRef>
          </c:cat>
          <c:val>
            <c:numRef>
              <c:f>Estadisticas!$C$10:$D$10</c:f>
              <c:numCache>
                <c:formatCode>General</c:formatCode>
                <c:ptCount val="2"/>
                <c:pt idx="0">
                  <c:v>1</c:v>
                </c:pt>
                <c:pt idx="1">
                  <c:v>5</c:v>
                </c:pt>
              </c:numCache>
            </c:numRef>
          </c:val>
        </c:ser>
        <c:ser>
          <c:idx val="3"/>
          <c:order val="3"/>
          <c:tx>
            <c:strRef>
              <c:f>Estadisticas!$B$11</c:f>
              <c:strCache>
                <c:ptCount val="1"/>
                <c:pt idx="0">
                  <c:v>Total Tickets</c:v>
                </c:pt>
              </c:strCache>
            </c:strRef>
          </c:tx>
          <c:spPr>
            <a:solidFill>
              <a:srgbClr val="4D143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Estadisticas!$C$6:$D$7</c:f>
              <c:multiLvlStrCache>
                <c:ptCount val="2"/>
                <c:lvl>
                  <c:pt idx="0">
                    <c:v>Iteración 1</c:v>
                  </c:pt>
                  <c:pt idx="1">
                    <c:v>Iteración 2</c:v>
                  </c:pt>
                </c:lvl>
                <c:lvl>
                  <c:pt idx="0">
                    <c:v>Hito 2</c:v>
                  </c:pt>
                </c:lvl>
              </c:multiLvlStrCache>
            </c:multiLvlStrRef>
          </c:cat>
          <c:val>
            <c:numRef>
              <c:f>Estadisticas!$C$11:$D$11</c:f>
              <c:numCache>
                <c:formatCode>General</c:formatCode>
                <c:ptCount val="2"/>
                <c:pt idx="0">
                  <c:v>2</c:v>
                </c:pt>
                <c:pt idx="1">
                  <c:v>6</c:v>
                </c:pt>
              </c:numCache>
            </c:numRef>
          </c:val>
        </c:ser>
        <c:dLbls>
          <c:showLegendKey val="0"/>
          <c:showVal val="0"/>
          <c:showCatName val="0"/>
          <c:showSerName val="0"/>
          <c:showPercent val="0"/>
          <c:showBubbleSize val="0"/>
        </c:dLbls>
        <c:gapWidth val="219"/>
        <c:overlap val="-27"/>
        <c:axId val="382899632"/>
        <c:axId val="382898848"/>
      </c:barChart>
      <c:catAx>
        <c:axId val="38289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s-CL"/>
          </a:p>
        </c:txPr>
        <c:crossAx val="382898848"/>
        <c:crosses val="autoZero"/>
        <c:auto val="1"/>
        <c:lblAlgn val="ctr"/>
        <c:lblOffset val="100"/>
        <c:noMultiLvlLbl val="0"/>
      </c:catAx>
      <c:valAx>
        <c:axId val="38289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382899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2273E5-3AED-4D04-9184-A379741B2CD5}" type="doc">
      <dgm:prSet loTypeId="urn:microsoft.com/office/officeart/2005/8/layout/process1" loCatId="process" qsTypeId="urn:microsoft.com/office/officeart/2005/8/quickstyle/simple1" qsCatId="simple" csTypeId="urn:microsoft.com/office/officeart/2005/8/colors/colorful2" csCatId="colorful" phldr="1"/>
      <dgm:spPr/>
    </dgm:pt>
    <dgm:pt modelId="{1C157B0C-8CE2-416E-B464-E5CFAFBD7A36}">
      <dgm:prSet phldrT="[Texto]"/>
      <dgm:spPr/>
      <dgm:t>
        <a:bodyPr/>
        <a:lstStyle/>
        <a:p>
          <a:r>
            <a:rPr lang="es-CL" dirty="0" smtClean="0"/>
            <a:t>Solicitud de Cambio</a:t>
          </a:r>
          <a:endParaRPr lang="es-CL" dirty="0"/>
        </a:p>
      </dgm:t>
    </dgm:pt>
    <dgm:pt modelId="{E87C58F8-B158-4C50-BC09-E71AE6496400}" type="parTrans" cxnId="{00366118-6145-4C85-A885-4448132B8B68}">
      <dgm:prSet/>
      <dgm:spPr/>
      <dgm:t>
        <a:bodyPr/>
        <a:lstStyle/>
        <a:p>
          <a:endParaRPr lang="es-CL"/>
        </a:p>
      </dgm:t>
    </dgm:pt>
    <dgm:pt modelId="{1A8FAFCD-3951-4232-91AE-F86A0180A3EE}" type="sibTrans" cxnId="{00366118-6145-4C85-A885-4448132B8B68}">
      <dgm:prSet/>
      <dgm:spPr/>
      <dgm:t>
        <a:bodyPr/>
        <a:lstStyle/>
        <a:p>
          <a:endParaRPr lang="es-CL"/>
        </a:p>
      </dgm:t>
    </dgm:pt>
    <dgm:pt modelId="{6E3A2CFE-9A98-457C-9CD5-795A611B68AA}">
      <dgm:prSet phldrT="[Texto]"/>
      <dgm:spPr/>
      <dgm:t>
        <a:bodyPr/>
        <a:lstStyle/>
        <a:p>
          <a:r>
            <a:rPr lang="es-CL" dirty="0" smtClean="0"/>
            <a:t>Analizar Impacto</a:t>
          </a:r>
          <a:endParaRPr lang="es-CL" dirty="0"/>
        </a:p>
      </dgm:t>
    </dgm:pt>
    <dgm:pt modelId="{4A688CA5-2899-4633-A520-416D749C75B9}" type="parTrans" cxnId="{4AABF669-11C9-4064-B311-180EF4EC1889}">
      <dgm:prSet/>
      <dgm:spPr/>
      <dgm:t>
        <a:bodyPr/>
        <a:lstStyle/>
        <a:p>
          <a:endParaRPr lang="es-CL"/>
        </a:p>
      </dgm:t>
    </dgm:pt>
    <dgm:pt modelId="{3A118AB8-78AF-4DB0-82E1-1FF9C6076FB8}" type="sibTrans" cxnId="{4AABF669-11C9-4064-B311-180EF4EC1889}">
      <dgm:prSet/>
      <dgm:spPr/>
      <dgm:t>
        <a:bodyPr/>
        <a:lstStyle/>
        <a:p>
          <a:endParaRPr lang="es-CL"/>
        </a:p>
      </dgm:t>
    </dgm:pt>
    <dgm:pt modelId="{EBF47B48-164B-4488-A726-4F4519AA11E0}">
      <dgm:prSet phldrT="[Texto]"/>
      <dgm:spPr/>
      <dgm:t>
        <a:bodyPr/>
        <a:lstStyle/>
        <a:p>
          <a:r>
            <a:rPr lang="es-CL" dirty="0" smtClean="0"/>
            <a:t>Aprobación / Negación</a:t>
          </a:r>
          <a:endParaRPr lang="es-CL" dirty="0"/>
        </a:p>
      </dgm:t>
    </dgm:pt>
    <dgm:pt modelId="{07230E83-3186-4B1C-80CE-0178EC0B9705}" type="parTrans" cxnId="{25FD9B76-BF32-47F2-938E-34F7C422963C}">
      <dgm:prSet/>
      <dgm:spPr/>
      <dgm:t>
        <a:bodyPr/>
        <a:lstStyle/>
        <a:p>
          <a:endParaRPr lang="es-CL"/>
        </a:p>
      </dgm:t>
    </dgm:pt>
    <dgm:pt modelId="{BA987B85-D3C2-497C-9118-EC133D162811}" type="sibTrans" cxnId="{25FD9B76-BF32-47F2-938E-34F7C422963C}">
      <dgm:prSet/>
      <dgm:spPr/>
      <dgm:t>
        <a:bodyPr/>
        <a:lstStyle/>
        <a:p>
          <a:endParaRPr lang="es-CL"/>
        </a:p>
      </dgm:t>
    </dgm:pt>
    <dgm:pt modelId="{526224D1-298D-46F2-BFBD-71196C26E9C6}">
      <dgm:prSet phldrT="[Texto]"/>
      <dgm:spPr/>
      <dgm:t>
        <a:bodyPr/>
        <a:lstStyle/>
        <a:p>
          <a:r>
            <a:rPr lang="es-CL" dirty="0" smtClean="0"/>
            <a:t>Registrar Cambio</a:t>
          </a:r>
          <a:endParaRPr lang="es-CL" dirty="0"/>
        </a:p>
      </dgm:t>
    </dgm:pt>
    <dgm:pt modelId="{695C3598-8AEC-4A6E-8A62-4E6DB51A5033}" type="parTrans" cxnId="{21CAE4AB-2095-4DBD-9387-5F097655082C}">
      <dgm:prSet/>
      <dgm:spPr/>
      <dgm:t>
        <a:bodyPr/>
        <a:lstStyle/>
        <a:p>
          <a:endParaRPr lang="es-CL"/>
        </a:p>
      </dgm:t>
    </dgm:pt>
    <dgm:pt modelId="{9044DE74-39AF-42CC-A25D-CD5D3094402A}" type="sibTrans" cxnId="{21CAE4AB-2095-4DBD-9387-5F097655082C}">
      <dgm:prSet/>
      <dgm:spPr/>
      <dgm:t>
        <a:bodyPr/>
        <a:lstStyle/>
        <a:p>
          <a:endParaRPr lang="es-CL"/>
        </a:p>
      </dgm:t>
    </dgm:pt>
    <dgm:pt modelId="{8439F673-D350-46F7-9D56-B8C3C733445F}" type="pres">
      <dgm:prSet presAssocID="{732273E5-3AED-4D04-9184-A379741B2CD5}" presName="Name0" presStyleCnt="0">
        <dgm:presLayoutVars>
          <dgm:dir/>
          <dgm:resizeHandles val="exact"/>
        </dgm:presLayoutVars>
      </dgm:prSet>
      <dgm:spPr/>
    </dgm:pt>
    <dgm:pt modelId="{A64440B3-79A9-4F86-AAFE-874C50B45118}" type="pres">
      <dgm:prSet presAssocID="{1C157B0C-8CE2-416E-B464-E5CFAFBD7A36}" presName="node" presStyleLbl="node1" presStyleIdx="0" presStyleCnt="4">
        <dgm:presLayoutVars>
          <dgm:bulletEnabled val="1"/>
        </dgm:presLayoutVars>
      </dgm:prSet>
      <dgm:spPr/>
      <dgm:t>
        <a:bodyPr/>
        <a:lstStyle/>
        <a:p>
          <a:endParaRPr lang="es-CL"/>
        </a:p>
      </dgm:t>
    </dgm:pt>
    <dgm:pt modelId="{B0A6E5ED-B2EE-47A4-BF30-977AC4D8B524}" type="pres">
      <dgm:prSet presAssocID="{1A8FAFCD-3951-4232-91AE-F86A0180A3EE}" presName="sibTrans" presStyleLbl="sibTrans2D1" presStyleIdx="0" presStyleCnt="3"/>
      <dgm:spPr/>
      <dgm:t>
        <a:bodyPr/>
        <a:lstStyle/>
        <a:p>
          <a:endParaRPr lang="es-CL"/>
        </a:p>
      </dgm:t>
    </dgm:pt>
    <dgm:pt modelId="{6F3AB027-A1C1-4217-BC60-77A3E9A8CBEB}" type="pres">
      <dgm:prSet presAssocID="{1A8FAFCD-3951-4232-91AE-F86A0180A3EE}" presName="connectorText" presStyleLbl="sibTrans2D1" presStyleIdx="0" presStyleCnt="3"/>
      <dgm:spPr/>
      <dgm:t>
        <a:bodyPr/>
        <a:lstStyle/>
        <a:p>
          <a:endParaRPr lang="es-CL"/>
        </a:p>
      </dgm:t>
    </dgm:pt>
    <dgm:pt modelId="{9EA556CA-1C93-4595-9D02-79FBFBECD9CA}" type="pres">
      <dgm:prSet presAssocID="{6E3A2CFE-9A98-457C-9CD5-795A611B68AA}" presName="node" presStyleLbl="node1" presStyleIdx="1" presStyleCnt="4">
        <dgm:presLayoutVars>
          <dgm:bulletEnabled val="1"/>
        </dgm:presLayoutVars>
      </dgm:prSet>
      <dgm:spPr/>
      <dgm:t>
        <a:bodyPr/>
        <a:lstStyle/>
        <a:p>
          <a:endParaRPr lang="es-CL"/>
        </a:p>
      </dgm:t>
    </dgm:pt>
    <dgm:pt modelId="{617A8190-D178-41E4-948E-DC818881EE55}" type="pres">
      <dgm:prSet presAssocID="{3A118AB8-78AF-4DB0-82E1-1FF9C6076FB8}" presName="sibTrans" presStyleLbl="sibTrans2D1" presStyleIdx="1" presStyleCnt="3"/>
      <dgm:spPr/>
      <dgm:t>
        <a:bodyPr/>
        <a:lstStyle/>
        <a:p>
          <a:endParaRPr lang="es-CL"/>
        </a:p>
      </dgm:t>
    </dgm:pt>
    <dgm:pt modelId="{D2D7B1CF-89BF-4CAC-9273-5DBBD2AF1888}" type="pres">
      <dgm:prSet presAssocID="{3A118AB8-78AF-4DB0-82E1-1FF9C6076FB8}" presName="connectorText" presStyleLbl="sibTrans2D1" presStyleIdx="1" presStyleCnt="3"/>
      <dgm:spPr/>
      <dgm:t>
        <a:bodyPr/>
        <a:lstStyle/>
        <a:p>
          <a:endParaRPr lang="es-CL"/>
        </a:p>
      </dgm:t>
    </dgm:pt>
    <dgm:pt modelId="{291A7DA4-0B8C-4FD3-990B-3CDB67B73BA8}" type="pres">
      <dgm:prSet presAssocID="{EBF47B48-164B-4488-A726-4F4519AA11E0}" presName="node" presStyleLbl="node1" presStyleIdx="2" presStyleCnt="4">
        <dgm:presLayoutVars>
          <dgm:bulletEnabled val="1"/>
        </dgm:presLayoutVars>
      </dgm:prSet>
      <dgm:spPr/>
      <dgm:t>
        <a:bodyPr/>
        <a:lstStyle/>
        <a:p>
          <a:endParaRPr lang="es-CL"/>
        </a:p>
      </dgm:t>
    </dgm:pt>
    <dgm:pt modelId="{4C6544B3-8B69-4B55-9DEF-5A00B186B955}" type="pres">
      <dgm:prSet presAssocID="{BA987B85-D3C2-497C-9118-EC133D162811}" presName="sibTrans" presStyleLbl="sibTrans2D1" presStyleIdx="2" presStyleCnt="3"/>
      <dgm:spPr/>
      <dgm:t>
        <a:bodyPr/>
        <a:lstStyle/>
        <a:p>
          <a:endParaRPr lang="es-CL"/>
        </a:p>
      </dgm:t>
    </dgm:pt>
    <dgm:pt modelId="{4B6E988A-7C38-4381-8A31-E2D793E37E0D}" type="pres">
      <dgm:prSet presAssocID="{BA987B85-D3C2-497C-9118-EC133D162811}" presName="connectorText" presStyleLbl="sibTrans2D1" presStyleIdx="2" presStyleCnt="3"/>
      <dgm:spPr/>
      <dgm:t>
        <a:bodyPr/>
        <a:lstStyle/>
        <a:p>
          <a:endParaRPr lang="es-CL"/>
        </a:p>
      </dgm:t>
    </dgm:pt>
    <dgm:pt modelId="{3BC87721-ABB8-436D-8901-8D5031DE4DE7}" type="pres">
      <dgm:prSet presAssocID="{526224D1-298D-46F2-BFBD-71196C26E9C6}" presName="node" presStyleLbl="node1" presStyleIdx="3" presStyleCnt="4">
        <dgm:presLayoutVars>
          <dgm:bulletEnabled val="1"/>
        </dgm:presLayoutVars>
      </dgm:prSet>
      <dgm:spPr/>
      <dgm:t>
        <a:bodyPr/>
        <a:lstStyle/>
        <a:p>
          <a:endParaRPr lang="es-CL"/>
        </a:p>
      </dgm:t>
    </dgm:pt>
  </dgm:ptLst>
  <dgm:cxnLst>
    <dgm:cxn modelId="{21CAE4AB-2095-4DBD-9387-5F097655082C}" srcId="{732273E5-3AED-4D04-9184-A379741B2CD5}" destId="{526224D1-298D-46F2-BFBD-71196C26E9C6}" srcOrd="3" destOrd="0" parTransId="{695C3598-8AEC-4A6E-8A62-4E6DB51A5033}" sibTransId="{9044DE74-39AF-42CC-A25D-CD5D3094402A}"/>
    <dgm:cxn modelId="{00366118-6145-4C85-A885-4448132B8B68}" srcId="{732273E5-3AED-4D04-9184-A379741B2CD5}" destId="{1C157B0C-8CE2-416E-B464-E5CFAFBD7A36}" srcOrd="0" destOrd="0" parTransId="{E87C58F8-B158-4C50-BC09-E71AE6496400}" sibTransId="{1A8FAFCD-3951-4232-91AE-F86A0180A3EE}"/>
    <dgm:cxn modelId="{4AABF669-11C9-4064-B311-180EF4EC1889}" srcId="{732273E5-3AED-4D04-9184-A379741B2CD5}" destId="{6E3A2CFE-9A98-457C-9CD5-795A611B68AA}" srcOrd="1" destOrd="0" parTransId="{4A688CA5-2899-4633-A520-416D749C75B9}" sibTransId="{3A118AB8-78AF-4DB0-82E1-1FF9C6076FB8}"/>
    <dgm:cxn modelId="{25FD9B76-BF32-47F2-938E-34F7C422963C}" srcId="{732273E5-3AED-4D04-9184-A379741B2CD5}" destId="{EBF47B48-164B-4488-A726-4F4519AA11E0}" srcOrd="2" destOrd="0" parTransId="{07230E83-3186-4B1C-80CE-0178EC0B9705}" sibTransId="{BA987B85-D3C2-497C-9118-EC133D162811}"/>
    <dgm:cxn modelId="{9AF3DE43-070D-4FBB-ACDB-CE4D651F41B3}" type="presOf" srcId="{EBF47B48-164B-4488-A726-4F4519AA11E0}" destId="{291A7DA4-0B8C-4FD3-990B-3CDB67B73BA8}" srcOrd="0" destOrd="0" presId="urn:microsoft.com/office/officeart/2005/8/layout/process1"/>
    <dgm:cxn modelId="{2A902896-A50B-4B60-B6EA-BFCF8A89576A}" type="presOf" srcId="{BA987B85-D3C2-497C-9118-EC133D162811}" destId="{4C6544B3-8B69-4B55-9DEF-5A00B186B955}" srcOrd="0" destOrd="0" presId="urn:microsoft.com/office/officeart/2005/8/layout/process1"/>
    <dgm:cxn modelId="{A82B3DCD-711E-4B49-BB5D-807C251CB119}" type="presOf" srcId="{526224D1-298D-46F2-BFBD-71196C26E9C6}" destId="{3BC87721-ABB8-436D-8901-8D5031DE4DE7}" srcOrd="0" destOrd="0" presId="urn:microsoft.com/office/officeart/2005/8/layout/process1"/>
    <dgm:cxn modelId="{1A268029-1759-4415-92B0-B15689CF2D10}" type="presOf" srcId="{1A8FAFCD-3951-4232-91AE-F86A0180A3EE}" destId="{6F3AB027-A1C1-4217-BC60-77A3E9A8CBEB}" srcOrd="1" destOrd="0" presId="urn:microsoft.com/office/officeart/2005/8/layout/process1"/>
    <dgm:cxn modelId="{2EF9A980-CD9D-4DDE-B387-937D85D59717}" type="presOf" srcId="{3A118AB8-78AF-4DB0-82E1-1FF9C6076FB8}" destId="{D2D7B1CF-89BF-4CAC-9273-5DBBD2AF1888}" srcOrd="1" destOrd="0" presId="urn:microsoft.com/office/officeart/2005/8/layout/process1"/>
    <dgm:cxn modelId="{45A487F1-2896-41BA-9081-60D98013A9EC}" type="presOf" srcId="{1A8FAFCD-3951-4232-91AE-F86A0180A3EE}" destId="{B0A6E5ED-B2EE-47A4-BF30-977AC4D8B524}" srcOrd="0" destOrd="0" presId="urn:microsoft.com/office/officeart/2005/8/layout/process1"/>
    <dgm:cxn modelId="{8DEC8A70-06EE-46CD-8AEB-6C6ABA4A097F}" type="presOf" srcId="{BA987B85-D3C2-497C-9118-EC133D162811}" destId="{4B6E988A-7C38-4381-8A31-E2D793E37E0D}" srcOrd="1" destOrd="0" presId="urn:microsoft.com/office/officeart/2005/8/layout/process1"/>
    <dgm:cxn modelId="{DA61C342-EEB9-4D21-B805-8F2360BF72A3}" type="presOf" srcId="{3A118AB8-78AF-4DB0-82E1-1FF9C6076FB8}" destId="{617A8190-D178-41E4-948E-DC818881EE55}" srcOrd="0" destOrd="0" presId="urn:microsoft.com/office/officeart/2005/8/layout/process1"/>
    <dgm:cxn modelId="{43DC730C-9FB6-481E-ADBF-A472C0C772C8}" type="presOf" srcId="{732273E5-3AED-4D04-9184-A379741B2CD5}" destId="{8439F673-D350-46F7-9D56-B8C3C733445F}" srcOrd="0" destOrd="0" presId="urn:microsoft.com/office/officeart/2005/8/layout/process1"/>
    <dgm:cxn modelId="{7CB0959A-9A86-4187-80AE-65E57DBA855B}" type="presOf" srcId="{1C157B0C-8CE2-416E-B464-E5CFAFBD7A36}" destId="{A64440B3-79A9-4F86-AAFE-874C50B45118}" srcOrd="0" destOrd="0" presId="urn:microsoft.com/office/officeart/2005/8/layout/process1"/>
    <dgm:cxn modelId="{39E2B555-91FB-435D-8E06-9F25331796C7}" type="presOf" srcId="{6E3A2CFE-9A98-457C-9CD5-795A611B68AA}" destId="{9EA556CA-1C93-4595-9D02-79FBFBECD9CA}" srcOrd="0" destOrd="0" presId="urn:microsoft.com/office/officeart/2005/8/layout/process1"/>
    <dgm:cxn modelId="{8D28635F-D9D4-4379-AF83-EFBE601F5374}" type="presParOf" srcId="{8439F673-D350-46F7-9D56-B8C3C733445F}" destId="{A64440B3-79A9-4F86-AAFE-874C50B45118}" srcOrd="0" destOrd="0" presId="urn:microsoft.com/office/officeart/2005/8/layout/process1"/>
    <dgm:cxn modelId="{4BB6A0AA-AE59-49D7-A254-786890E05C0E}" type="presParOf" srcId="{8439F673-D350-46F7-9D56-B8C3C733445F}" destId="{B0A6E5ED-B2EE-47A4-BF30-977AC4D8B524}" srcOrd="1" destOrd="0" presId="urn:microsoft.com/office/officeart/2005/8/layout/process1"/>
    <dgm:cxn modelId="{596F2419-DABB-47ED-B78B-46320FE122D3}" type="presParOf" srcId="{B0A6E5ED-B2EE-47A4-BF30-977AC4D8B524}" destId="{6F3AB027-A1C1-4217-BC60-77A3E9A8CBEB}" srcOrd="0" destOrd="0" presId="urn:microsoft.com/office/officeart/2005/8/layout/process1"/>
    <dgm:cxn modelId="{64B58FEA-C3CC-4E81-95B2-CBDD14804A78}" type="presParOf" srcId="{8439F673-D350-46F7-9D56-B8C3C733445F}" destId="{9EA556CA-1C93-4595-9D02-79FBFBECD9CA}" srcOrd="2" destOrd="0" presId="urn:microsoft.com/office/officeart/2005/8/layout/process1"/>
    <dgm:cxn modelId="{CD4DEE25-127F-4221-98F5-D5D0FF648DB5}" type="presParOf" srcId="{8439F673-D350-46F7-9D56-B8C3C733445F}" destId="{617A8190-D178-41E4-948E-DC818881EE55}" srcOrd="3" destOrd="0" presId="urn:microsoft.com/office/officeart/2005/8/layout/process1"/>
    <dgm:cxn modelId="{7A2BF38A-A428-4105-809D-20B02B3BA010}" type="presParOf" srcId="{617A8190-D178-41E4-948E-DC818881EE55}" destId="{D2D7B1CF-89BF-4CAC-9273-5DBBD2AF1888}" srcOrd="0" destOrd="0" presId="urn:microsoft.com/office/officeart/2005/8/layout/process1"/>
    <dgm:cxn modelId="{4301AC01-CCE4-4F9B-A207-9B72D3A3545D}" type="presParOf" srcId="{8439F673-D350-46F7-9D56-B8C3C733445F}" destId="{291A7DA4-0B8C-4FD3-990B-3CDB67B73BA8}" srcOrd="4" destOrd="0" presId="urn:microsoft.com/office/officeart/2005/8/layout/process1"/>
    <dgm:cxn modelId="{B643CB7A-9154-46D5-8222-B0B24D06F4A3}" type="presParOf" srcId="{8439F673-D350-46F7-9D56-B8C3C733445F}" destId="{4C6544B3-8B69-4B55-9DEF-5A00B186B955}" srcOrd="5" destOrd="0" presId="urn:microsoft.com/office/officeart/2005/8/layout/process1"/>
    <dgm:cxn modelId="{6494FE6E-CB9D-4934-BBED-9F86197C3B7D}" type="presParOf" srcId="{4C6544B3-8B69-4B55-9DEF-5A00B186B955}" destId="{4B6E988A-7C38-4381-8A31-E2D793E37E0D}" srcOrd="0" destOrd="0" presId="urn:microsoft.com/office/officeart/2005/8/layout/process1"/>
    <dgm:cxn modelId="{2A8481CA-49FE-471F-962A-54A9A1DB12CB}" type="presParOf" srcId="{8439F673-D350-46F7-9D56-B8C3C733445F}" destId="{3BC87721-ABB8-436D-8901-8D5031DE4DE7}" srcOrd="6"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4440B3-79A9-4F86-AAFE-874C50B45118}">
      <dsp:nvSpPr>
        <dsp:cNvPr id="0" name=""/>
        <dsp:cNvSpPr/>
      </dsp:nvSpPr>
      <dsp:spPr>
        <a:xfrm>
          <a:off x="2466" y="0"/>
          <a:ext cx="1078307" cy="45148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L" sz="1100" kern="1200" dirty="0" smtClean="0"/>
            <a:t>Solicitud de Cambio</a:t>
          </a:r>
          <a:endParaRPr lang="es-CL" sz="1100" kern="1200" dirty="0"/>
        </a:p>
      </dsp:txBody>
      <dsp:txXfrm>
        <a:off x="15690" y="13224"/>
        <a:ext cx="1051859" cy="425037"/>
      </dsp:txXfrm>
    </dsp:sp>
    <dsp:sp modelId="{B0A6E5ED-B2EE-47A4-BF30-977AC4D8B524}">
      <dsp:nvSpPr>
        <dsp:cNvPr id="0" name=""/>
        <dsp:cNvSpPr/>
      </dsp:nvSpPr>
      <dsp:spPr>
        <a:xfrm>
          <a:off x="1188604" y="92032"/>
          <a:ext cx="228601" cy="26742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L" sz="900" kern="1200"/>
        </a:p>
      </dsp:txBody>
      <dsp:txXfrm>
        <a:off x="1188604" y="145516"/>
        <a:ext cx="160021" cy="160452"/>
      </dsp:txXfrm>
    </dsp:sp>
    <dsp:sp modelId="{9EA556CA-1C93-4595-9D02-79FBFBECD9CA}">
      <dsp:nvSpPr>
        <dsp:cNvPr id="0" name=""/>
        <dsp:cNvSpPr/>
      </dsp:nvSpPr>
      <dsp:spPr>
        <a:xfrm>
          <a:off x="1512096" y="0"/>
          <a:ext cx="1078307" cy="451485"/>
        </a:xfrm>
        <a:prstGeom prst="roundRect">
          <a:avLst>
            <a:gd name="adj" fmla="val 10000"/>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L" sz="1100" kern="1200" dirty="0" smtClean="0"/>
            <a:t>Analizar Impacto</a:t>
          </a:r>
          <a:endParaRPr lang="es-CL" sz="1100" kern="1200" dirty="0"/>
        </a:p>
      </dsp:txBody>
      <dsp:txXfrm>
        <a:off x="1525320" y="13224"/>
        <a:ext cx="1051859" cy="425037"/>
      </dsp:txXfrm>
    </dsp:sp>
    <dsp:sp modelId="{617A8190-D178-41E4-948E-DC818881EE55}">
      <dsp:nvSpPr>
        <dsp:cNvPr id="0" name=""/>
        <dsp:cNvSpPr/>
      </dsp:nvSpPr>
      <dsp:spPr>
        <a:xfrm>
          <a:off x="2698234" y="92032"/>
          <a:ext cx="228601" cy="267420"/>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L" sz="900" kern="1200"/>
        </a:p>
      </dsp:txBody>
      <dsp:txXfrm>
        <a:off x="2698234" y="145516"/>
        <a:ext cx="160021" cy="160452"/>
      </dsp:txXfrm>
    </dsp:sp>
    <dsp:sp modelId="{291A7DA4-0B8C-4FD3-990B-3CDB67B73BA8}">
      <dsp:nvSpPr>
        <dsp:cNvPr id="0" name=""/>
        <dsp:cNvSpPr/>
      </dsp:nvSpPr>
      <dsp:spPr>
        <a:xfrm>
          <a:off x="3021726" y="0"/>
          <a:ext cx="1078307" cy="451485"/>
        </a:xfrm>
        <a:prstGeom prst="roundRect">
          <a:avLst>
            <a:gd name="adj" fmla="val 10000"/>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L" sz="1100" kern="1200" dirty="0" smtClean="0"/>
            <a:t>Aprobación / Negación</a:t>
          </a:r>
          <a:endParaRPr lang="es-CL" sz="1100" kern="1200" dirty="0"/>
        </a:p>
      </dsp:txBody>
      <dsp:txXfrm>
        <a:off x="3034950" y="13224"/>
        <a:ext cx="1051859" cy="425037"/>
      </dsp:txXfrm>
    </dsp:sp>
    <dsp:sp modelId="{4C6544B3-8B69-4B55-9DEF-5A00B186B955}">
      <dsp:nvSpPr>
        <dsp:cNvPr id="0" name=""/>
        <dsp:cNvSpPr/>
      </dsp:nvSpPr>
      <dsp:spPr>
        <a:xfrm>
          <a:off x="4207864" y="92032"/>
          <a:ext cx="228601" cy="267420"/>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L" sz="900" kern="1200"/>
        </a:p>
      </dsp:txBody>
      <dsp:txXfrm>
        <a:off x="4207864" y="145516"/>
        <a:ext cx="160021" cy="160452"/>
      </dsp:txXfrm>
    </dsp:sp>
    <dsp:sp modelId="{3BC87721-ABB8-436D-8901-8D5031DE4DE7}">
      <dsp:nvSpPr>
        <dsp:cNvPr id="0" name=""/>
        <dsp:cNvSpPr/>
      </dsp:nvSpPr>
      <dsp:spPr>
        <a:xfrm>
          <a:off x="4531356" y="0"/>
          <a:ext cx="1078307" cy="451485"/>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L" sz="1100" kern="1200" dirty="0" smtClean="0"/>
            <a:t>Registrar Cambio</a:t>
          </a:r>
          <a:endParaRPr lang="es-CL" sz="1100" kern="1200" dirty="0"/>
        </a:p>
      </dsp:txBody>
      <dsp:txXfrm>
        <a:off x="4544580" y="13224"/>
        <a:ext cx="1051859" cy="42503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The11</b:Tag>
    <b:SourceType>Report</b:SourceType>
    <b:Guid>{7CE8BC50-858B-48C3-A737-D1DAE702C59C}</b:Guid>
    <b:Title>K–12 Computer Science Standards</b:Title>
    <b:Year>2011</b:Year>
    <b:Author>
      <b:Author>
        <b:Corporate>The CSTA Standards Task Force</b:Corporate>
      </b:Author>
    </b:Author>
    <b:RefOrder>1</b:RefOrder>
  </b:Source>
  <b:Source>
    <b:Tag>mth11</b:Tag>
    <b:SourceType>InternetSite</b:SourceType>
    <b:Guid>{87A5DEBB-DE8B-427B-89A9-EB0FC1E5F6F3}</b:Guid>
    <b:Title>How Computer Science Advances Other Disciplines</b:Title>
    <b:Year>2011</b:Year>
    <b:Author>
      <b:Author>
        <b:Corporate>mtholyoke.edu</b:Corporate>
      </b:Author>
    </b:Author>
    <b:URL>https://www.mtholyoke.edu/~blerner/Applications.html</b:URL>
    <b:RefOrder>4</b:RefOrder>
  </b:Source>
  <b:Source>
    <b:Tag>Ora13</b:Tag>
    <b:SourceType>Report</b:SourceType>
    <b:Guid>{DB62A683-CE16-4F7A-9298-65F3C3762A0B}</b:Guid>
    <b:Author>
      <b:Author>
        <b:NameList>
          <b:Person>
            <b:Last>Oracle</b:Last>
          </b:Person>
        </b:NameList>
      </b:Author>
    </b:Author>
    <b:Title>5 Reasons to Consider SaaS</b:Title>
    <b:Year>2013</b:Year>
    <b:RefOrder>7</b:RefOrder>
  </b:Source>
  <b:Source>
    <b:Tag>Ise13</b:Tag>
    <b:SourceType>InternetSite</b:SourceType>
    <b:Guid>{4C13C139-FD9D-47E4-A862-1DF330EE9F90}</b:Guid>
    <b:Title>Isescom</b:Title>
    <b:Year>2013</b:Year>
    <b:Author>
      <b:Author>
        <b:Corporate>Isescom</b:Corporate>
      </b:Author>
    </b:Author>
    <b:InternetSiteTitle>Isescom</b:InternetSiteTitle>
    <b:URL>http://isescom.blogspot.cl/2013/08/desarrollo-en-cascada-vs-desarrollo.html</b:URL>
    <b:RefOrder>21</b:RefOrder>
  </b:Source>
  <b:Source>
    <b:Tag>Goo15</b:Tag>
    <b:SourceType>InternetSite</b:SourceType>
    <b:Guid>{C4618453-184B-4BFE-92CE-80F9FEFE9D67}</b:Guid>
    <b:Author>
      <b:Author>
        <b:Corporate>Google</b:Corporate>
      </b:Author>
    </b:Author>
    <b:Title>https://developers.google.com/blockly/</b:Title>
    <b:Year>2015</b:Year>
    <b:RefOrder>10</b:RefOrder>
  </b:Source>
  <b:Source>
    <b:Tag>Min15</b:Tag>
    <b:SourceType>InternetSite</b:SourceType>
    <b:Guid>{603A0427-1996-4976-83D0-AB294E2A2535}</b:Guid>
    <b:Author>
      <b:Author>
        <b:Corporate>Ministerio de Educación</b:Corporate>
      </b:Author>
    </b:Author>
    <b:Title>Mi Futuro</b:Title>
    <b:Year>2015</b:Year>
    <b:URL>www.mifuturo.cl</b:URL>
    <b:RefOrder>6</b:RefOrder>
  </b:Source>
  <b:Source>
    <b:Tag>AIE</b:Tag>
    <b:SourceType>InternetSite</b:SourceType>
    <b:Guid>{5455CEBD-920C-4616-822D-94AFFF276FD4}</b:Guid>
    <b:Author>
      <b:Author>
        <b:Corporate>AIEP-ACTI</b:Corporate>
      </b:Author>
    </b:Author>
    <b:Title>www.acti.cl</b:Title>
    <b:URL>http://www.acti.cl/files/AIEP_ACTI_ESTUDIO_PROFESIONALES_TIC.pdf</b:URL>
    <b:RefOrder>5</b:RefOrder>
  </b:Source>
  <b:Source>
    <b:Tag>Sub16</b:Tag>
    <b:SourceType>InternetSite</b:SourceType>
    <b:Guid>{29113594-A9B5-4D1B-A26F-22E336A04FCD}</b:Guid>
    <b:Author>
      <b:Author>
        <b:Corporate>Sublime Text</b:Corporate>
      </b:Author>
    </b:Author>
    <b:Title>www.sublimetext.com</b:Title>
    <b:Year>2016</b:Year>
    <b:URL>www.sublimetext.com</b:URL>
    <b:RefOrder>13</b:RefOrder>
  </b:Source>
  <b:Source>
    <b:Tag>Lar16</b:Tag>
    <b:SourceType>InternetSite</b:SourceType>
    <b:Guid>{90E80540-E3E3-4CDE-8779-74E70B5029EA}</b:Guid>
    <b:Author>
      <b:Author>
        <b:Corporate>Laravel</b:Corporate>
      </b:Author>
    </b:Author>
    <b:Title>v</b:Title>
    <b:Year>2016</b:Year>
    <b:URL>www.laravel.com</b:URL>
    <b:RefOrder>14</b:RefOrder>
  </b:Source>
  <b:Source>
    <b:Tag>Bac16</b:Tag>
    <b:SourceType>InternetSite</b:SourceType>
    <b:Guid>{B4A61270-8DBF-4626-B022-5F26BDD73886}</b:Guid>
    <b:Author>
      <b:Author>
        <b:Corporate>BackboneJS</b:Corporate>
      </b:Author>
    </b:Author>
    <b:Title>www.backbonejs.org</b:Title>
    <b:Year>2016</b:Year>
    <b:URL>www.backbonejs.org</b:URL>
    <b:RefOrder>16</b:RefOrder>
  </b:Source>
  <b:Source>
    <b:Tag>Uni</b:Tag>
    <b:SourceType>InternetSite</b:SourceType>
    <b:Guid>{F59F38C8-53C7-4FD0-9545-3C26BC9CA13B}</b:Guid>
    <b:Author>
      <b:Author>
        <b:Corporate>Unified Process, IBM</b:Corporate>
      </b:Author>
    </b:Author>
    <b:URL>https://www.ibm.com/developerworks/rational/library/content/03July/1000/1251/1251_bestpractices_TP026B.pdf</b:URL>
    <b:RefOrder>20</b:RefOrder>
  </b:Source>
  <b:Source>
    <b:Tag>MyS</b:Tag>
    <b:SourceType>InternetSite</b:SourceType>
    <b:Guid>{F065342F-026A-4EE8-BE27-B01B9BE91242}</b:Guid>
    <b:Author>
      <b:Author>
        <b:Corporate>MySQL, Oracle</b:Corporate>
      </b:Author>
    </b:Author>
    <b:URL>https://www.mysql.com/</b:URL>
    <b:RefOrder>15</b:RefOrder>
  </b:Source>
  <b:Source>
    <b:Tag>PHP</b:Tag>
    <b:SourceType>InternetSite</b:SourceType>
    <b:Guid>{5061A73C-01C5-4181-98B2-03E27B7A667B}</b:Guid>
    <b:Author>
      <b:Author>
        <b:Corporate>PHPUnit</b:Corporate>
      </b:Author>
    </b:Author>
    <b:URL>https://phpunit.de/</b:URL>
    <b:RefOrder>17</b:RefOrder>
  </b:Source>
  <b:Source>
    <b:Tag>CEN13</b:Tag>
    <b:SourceType>InternetSite</b:SourceType>
    <b:Guid>{453F635C-8081-4524-BFFC-4BC399A4D0BB}</b:Guid>
    <b:Author>
      <b:Author>
        <b:Corporate>CENIE, Ministerio de Educación</b:Corporate>
      </b:Author>
    </b:Author>
    <b:Year>2013</b:Year>
    <b:URL>http://historico.enlaces.cl/tp_enlaces/portales/tpe76eb4809f44/uploadImg/File/2013/doc/censo/Presentacion_Resultados_CENIE_2012.pdf</b:URL>
    <b:RefOrder>2</b:RefOrder>
  </b:Source>
  <b:Source>
    <b:Tag>BID11</b:Tag>
    <b:SourceType>Report</b:SourceType>
    <b:Guid>{2D5B9095-9187-4EBC-9674-639FEB5B98AA}</b:Guid>
    <b:Title>Infraestructura Escolar y Aprendizajes en la Educación Básica Latinoamericana: Un análisis a partir del SERCE</b:Title>
    <b:Year>2011</b:Year>
    <b:Author>
      <b:Author>
        <b:Corporate>BID</b:Corporate>
      </b:Author>
    </b:Author>
    <b:RefOrder>3</b:RefOrder>
  </b:Source>
  <b:Source>
    <b:Tag>Una15</b:Tag>
    <b:SourceType>Report</b:SourceType>
    <b:Guid>{8CABD1DA-3066-4AFA-B92F-5C7AB462CCA4}</b:Guid>
    <b:Author>
      <b:Author>
        <b:Corporate>Unab</b:Corporate>
      </b:Author>
    </b:Author>
    <b:Title>Asignatura Testing y Calidad</b:Title>
    <b:Year>2015</b:Year>
    <b:City>Viña del Mar</b:City>
    <b:RefOrder>18</b:RefOrder>
  </b:Source>
  <b:Source>
    <b:Tag>GIT16</b:Tag>
    <b:SourceType>InternetSite</b:SourceType>
    <b:Guid>{A5B94EAC-AE21-4BDC-A35E-EE4B564A68ED}</b:Guid>
    <b:Author>
      <b:Author>
        <b:Corporate>GIT</b:Corporate>
      </b:Author>
    </b:Author>
    <b:Title>https://git-scm.com/</b:Title>
    <b:Year>2016</b:Year>
    <b:URL>https://git-scm.com/</b:URL>
    <b:RefOrder>19</b:RefOrder>
  </b:Source>
  <b:Source>
    <b:Tag>IMS</b:Tag>
    <b:SourceType>InternetSite</b:SourceType>
    <b:Guid>{8E6E6D71-380B-468A-9670-0D45F3BF2E49}</b:Guid>
    <b:Author>
      <b:Author>
        <b:Corporate>IMS Global</b:Corporate>
      </b:Author>
    </b:Author>
    <b:Title>https://www.imsglobal.org</b:Title>
    <b:URL>https://www.imsglobal.org/learningdesign/ldv1p0/imsld_bestv1p0.html</b:URL>
    <b:Year>2003</b:Year>
    <b:RefOrder>8</b:RefOrder>
  </b:Source>
  <b:Source>
    <b:Tag>Wei10</b:Tag>
    <b:SourceType>Report</b:SourceType>
    <b:Guid>{1CA4194A-ED53-4679-A0B9-2B8325D7C3B1}</b:Guid>
    <b:Title>Learning Computer Science Concepts with Scratch</b:Title>
    <b:Year>2010</b:Year>
    <b:Author>
      <b:Author>
        <b:Corporate>Weizmann Institute of Science</b:Corporate>
      </b:Author>
    </b:Author>
    <b:RefOrder>11</b:RefOrder>
  </b:Source>
  <b:Source>
    <b:Tag>CSD00</b:Tag>
    <b:SourceType>Report</b:SourceType>
    <b:Guid>{D0158B6A-6DF0-4603-B8E8-6023FD564985}</b:Guid>
    <b:Author>
      <b:Author>
        <b:Corporate>CS Department,University of Sydney</b:Corporate>
      </b:Author>
    </b:Author>
    <b:Title>Problem-Based Learning for Foundation Computer Science Courses</b:Title>
    <b:Year>2000</b:Year>
    <b:RefOrder>9</b:RefOrder>
  </b:Source>
  <b:Source>
    <b:Tag>IBM01</b:Tag>
    <b:SourceType>Report</b:SourceType>
    <b:Guid>{9C0BEB53-7F93-4384-A499-96828846EB0D}</b:Guid>
    <b:Author>
      <b:Author>
        <b:Corporate>IBM</b:Corporate>
      </b:Author>
    </b:Author>
    <b:Title>Rational Unified Process, Best Practices for Software Development Teams </b:Title>
    <b:Year>2001</b:Year>
    <b:RefOrder>12</b:RefOrder>
  </b:Source>
</b:Sources>
</file>

<file path=customXml/itemProps1.xml><?xml version="1.0" encoding="utf-8"?>
<ds:datastoreItem xmlns:ds="http://schemas.openxmlformats.org/officeDocument/2006/customXml" ds:itemID="{067354EB-2456-42A1-9497-2EE943A34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8991</TotalTime>
  <Pages>51</Pages>
  <Words>11268</Words>
  <Characters>61974</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Ebers</dc:creator>
  <cp:keywords/>
  <dc:description/>
  <cp:lastModifiedBy>Javier Ebers</cp:lastModifiedBy>
  <cp:revision>88</cp:revision>
  <dcterms:created xsi:type="dcterms:W3CDTF">2016-04-03T16:50:00Z</dcterms:created>
  <dcterms:modified xsi:type="dcterms:W3CDTF">2016-07-19T23:23:00Z</dcterms:modified>
</cp:coreProperties>
</file>